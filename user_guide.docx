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D045D8" w14:textId="77777777" w:rsidR="00BE749A" w:rsidRDefault="00BE749A" w:rsidP="0040188B">
      <w:pPr>
        <w:pStyle w:val="Heading1"/>
      </w:pPr>
    </w:p>
    <w:p w14:paraId="301461E3" w14:textId="77777777" w:rsidR="00BE749A" w:rsidRDefault="00BE749A" w:rsidP="0040188B">
      <w:pPr>
        <w:pStyle w:val="Heading1"/>
      </w:pPr>
    </w:p>
    <w:p w14:paraId="170CFAEA" w14:textId="77D7ADA8" w:rsidR="00BE749A" w:rsidRDefault="00BE749A" w:rsidP="00BE749A">
      <w:pPr>
        <w:rPr>
          <w:rFonts w:ascii="Times New Roman" w:hAnsi="Times New Roman" w:cs="Times New Roman"/>
          <w:b/>
          <w:color w:val="auto"/>
          <w:sz w:val="72"/>
          <w:szCs w:val="72"/>
        </w:rPr>
      </w:pPr>
      <w:r>
        <w:rPr>
          <w:rFonts w:ascii="Times New Roman" w:hAnsi="Times New Roman" w:cs="Times New Roman"/>
          <w:b/>
          <w:color w:val="auto"/>
          <w:sz w:val="72"/>
          <w:szCs w:val="72"/>
        </w:rPr>
        <w:t>VizAlerts: Data Driven Alerting for Tableau</w:t>
      </w:r>
    </w:p>
    <w:p w14:paraId="01D2B005" w14:textId="77777777" w:rsidR="00BE749A" w:rsidRDefault="00BE749A" w:rsidP="00BE749A">
      <w:pPr>
        <w:rPr>
          <w:rFonts w:ascii="Times New Roman" w:hAnsi="Times New Roman" w:cs="Times New Roman"/>
          <w:b/>
          <w:color w:val="auto"/>
          <w:sz w:val="72"/>
          <w:szCs w:val="72"/>
        </w:rPr>
      </w:pPr>
    </w:p>
    <w:p w14:paraId="49BEB52C" w14:textId="68028E8A" w:rsidR="0040188B" w:rsidRPr="00BE749A" w:rsidRDefault="0040188B" w:rsidP="00BE749A">
      <w:pPr>
        <w:rPr>
          <w:rFonts w:ascii="Times New Roman" w:hAnsi="Times New Roman" w:cs="Times New Roman"/>
          <w:b/>
          <w:color w:val="auto"/>
          <w:sz w:val="72"/>
          <w:szCs w:val="72"/>
        </w:rPr>
      </w:pPr>
      <w:r w:rsidRPr="00BE749A">
        <w:rPr>
          <w:rFonts w:ascii="Times New Roman" w:hAnsi="Times New Roman" w:cs="Times New Roman"/>
          <w:b/>
          <w:color w:val="auto"/>
          <w:sz w:val="72"/>
          <w:szCs w:val="72"/>
        </w:rPr>
        <w:t>User Guide</w:t>
      </w:r>
    </w:p>
    <w:p w14:paraId="7EF830BC" w14:textId="56BBD85F" w:rsidR="00BE749A" w:rsidRDefault="00BE749A">
      <w:r>
        <w:br w:type="page"/>
      </w:r>
    </w:p>
    <w:sdt>
      <w:sdtPr>
        <w:rPr>
          <w:rFonts w:ascii="Arial" w:hAnsi="Arial" w:cs="Arial"/>
          <w:b w:val="0"/>
          <w:color w:val="666666"/>
          <w:sz w:val="21"/>
          <w:szCs w:val="21"/>
        </w:rPr>
        <w:id w:val="192343175"/>
        <w:docPartObj>
          <w:docPartGallery w:val="Table of Contents"/>
          <w:docPartUnique/>
        </w:docPartObj>
      </w:sdtPr>
      <w:sdtEndPr>
        <w:rPr>
          <w:bCs/>
          <w:noProof/>
        </w:rPr>
      </w:sdtEndPr>
      <w:sdtContent>
        <w:p w14:paraId="03E3E0F9" w14:textId="32FBECE0" w:rsidR="00BE749A" w:rsidRDefault="00BE749A">
          <w:pPr>
            <w:pStyle w:val="TOCHeading"/>
          </w:pPr>
          <w:r>
            <w:t>Table of Contents</w:t>
          </w:r>
        </w:p>
        <w:p w14:paraId="0126A7D0" w14:textId="77777777" w:rsidR="00C96C9C" w:rsidRDefault="00BE749A">
          <w:pPr>
            <w:pStyle w:val="TOC1"/>
            <w:tabs>
              <w:tab w:val="right" w:leader="dot" w:pos="9350"/>
            </w:tabs>
            <w:rPr>
              <w:ins w:id="0" w:author="Jonathan Drummey" w:date="2016-04-07T11:00:00Z"/>
              <w:rFonts w:eastAsiaTheme="minorEastAsia" w:cstheme="minorBidi"/>
              <w:b w:val="0"/>
              <w:noProof/>
              <w:color w:val="auto"/>
              <w:sz w:val="22"/>
              <w:szCs w:val="22"/>
            </w:rPr>
          </w:pPr>
          <w:r>
            <w:rPr>
              <w:b w:val="0"/>
            </w:rPr>
            <w:fldChar w:fldCharType="begin"/>
          </w:r>
          <w:r>
            <w:instrText xml:space="preserve"> TOC \o "1-3" \h \z \u </w:instrText>
          </w:r>
          <w:r>
            <w:rPr>
              <w:b w:val="0"/>
            </w:rPr>
            <w:fldChar w:fldCharType="separate"/>
          </w:r>
          <w:ins w:id="1" w:author="Jonathan Drummey" w:date="2016-04-07T11:00:00Z">
            <w:r w:rsidR="00C96C9C" w:rsidRPr="008E55EC">
              <w:rPr>
                <w:rStyle w:val="Hyperlink"/>
                <w:noProof/>
              </w:rPr>
              <w:fldChar w:fldCharType="begin"/>
            </w:r>
            <w:r w:rsidR="00C96C9C" w:rsidRPr="008E55EC">
              <w:rPr>
                <w:rStyle w:val="Hyperlink"/>
                <w:noProof/>
              </w:rPr>
              <w:instrText xml:space="preserve"> </w:instrText>
            </w:r>
            <w:r w:rsidR="00C96C9C">
              <w:rPr>
                <w:noProof/>
              </w:rPr>
              <w:instrText>HYPERLINK \l "_Toc447790142"</w:instrText>
            </w:r>
            <w:r w:rsidR="00C96C9C" w:rsidRPr="008E55EC">
              <w:rPr>
                <w:rStyle w:val="Hyperlink"/>
                <w:noProof/>
              </w:rPr>
              <w:instrText xml:space="preserve"> </w:instrText>
            </w:r>
            <w:r w:rsidR="00C96C9C" w:rsidRPr="008E55EC">
              <w:rPr>
                <w:rStyle w:val="Hyperlink"/>
                <w:noProof/>
              </w:rPr>
            </w:r>
            <w:r w:rsidR="00C96C9C" w:rsidRPr="008E55EC">
              <w:rPr>
                <w:rStyle w:val="Hyperlink"/>
                <w:noProof/>
              </w:rPr>
              <w:fldChar w:fldCharType="separate"/>
            </w:r>
            <w:r w:rsidR="00C96C9C" w:rsidRPr="008E55EC">
              <w:rPr>
                <w:rStyle w:val="Hyperlink"/>
                <w:noProof/>
              </w:rPr>
              <w:t>What is VizAlerts?</w:t>
            </w:r>
            <w:r w:rsidR="00C96C9C">
              <w:rPr>
                <w:noProof/>
                <w:webHidden/>
              </w:rPr>
              <w:tab/>
            </w:r>
            <w:r w:rsidR="00C96C9C">
              <w:rPr>
                <w:noProof/>
                <w:webHidden/>
              </w:rPr>
              <w:fldChar w:fldCharType="begin"/>
            </w:r>
            <w:r w:rsidR="00C96C9C">
              <w:rPr>
                <w:noProof/>
                <w:webHidden/>
              </w:rPr>
              <w:instrText xml:space="preserve"> PAGEREF _Toc447790142 \h </w:instrText>
            </w:r>
            <w:r w:rsidR="00C96C9C">
              <w:rPr>
                <w:noProof/>
                <w:webHidden/>
              </w:rPr>
            </w:r>
          </w:ins>
          <w:r w:rsidR="00C96C9C">
            <w:rPr>
              <w:noProof/>
              <w:webHidden/>
            </w:rPr>
            <w:fldChar w:fldCharType="separate"/>
          </w:r>
          <w:ins w:id="2" w:author="Jonathan Drummey" w:date="2016-04-07T11:00:00Z">
            <w:r w:rsidR="00C96C9C">
              <w:rPr>
                <w:noProof/>
                <w:webHidden/>
              </w:rPr>
              <w:t>4</w:t>
            </w:r>
            <w:r w:rsidR="00C96C9C">
              <w:rPr>
                <w:noProof/>
                <w:webHidden/>
              </w:rPr>
              <w:fldChar w:fldCharType="end"/>
            </w:r>
            <w:r w:rsidR="00C96C9C" w:rsidRPr="008E55EC">
              <w:rPr>
                <w:rStyle w:val="Hyperlink"/>
                <w:noProof/>
              </w:rPr>
              <w:fldChar w:fldCharType="end"/>
            </w:r>
          </w:ins>
        </w:p>
        <w:p w14:paraId="43007E80" w14:textId="77777777" w:rsidR="00C96C9C" w:rsidRDefault="00C96C9C">
          <w:pPr>
            <w:pStyle w:val="TOC2"/>
            <w:tabs>
              <w:tab w:val="right" w:leader="dot" w:pos="9350"/>
            </w:tabs>
            <w:rPr>
              <w:ins w:id="3" w:author="Jonathan Drummey" w:date="2016-04-07T11:00:00Z"/>
              <w:rFonts w:eastAsiaTheme="minorEastAsia" w:cstheme="minorBidi"/>
              <w:b w:val="0"/>
              <w:noProof/>
              <w:color w:val="auto"/>
            </w:rPr>
          </w:pPr>
          <w:ins w:id="4"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"_Toc447790143"</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What can VizAlerts do?</w:t>
            </w:r>
            <w:r>
              <w:rPr>
                <w:noProof/>
                <w:webHidden/>
              </w:rPr>
              <w:tab/>
            </w:r>
            <w:r>
              <w:rPr>
                <w:noProof/>
                <w:webHidden/>
              </w:rPr>
              <w:fldChar w:fldCharType="begin"/>
            </w:r>
            <w:r>
              <w:rPr>
                <w:noProof/>
                <w:webHidden/>
              </w:rPr>
              <w:instrText xml:space="preserve"> PAGEREF _Toc447790143 \h </w:instrText>
            </w:r>
            <w:r>
              <w:rPr>
                <w:noProof/>
                <w:webHidden/>
              </w:rPr>
            </w:r>
          </w:ins>
          <w:r>
            <w:rPr>
              <w:noProof/>
              <w:webHidden/>
            </w:rPr>
            <w:fldChar w:fldCharType="separate"/>
          </w:r>
          <w:ins w:id="5" w:author="Jonathan Drummey" w:date="2016-04-07T11:00:00Z">
            <w:r>
              <w:rPr>
                <w:noProof/>
                <w:webHidden/>
              </w:rPr>
              <w:t>4</w:t>
            </w:r>
            <w:r>
              <w:rPr>
                <w:noProof/>
                <w:webHidden/>
              </w:rPr>
              <w:fldChar w:fldCharType="end"/>
            </w:r>
            <w:r w:rsidRPr="008E55EC">
              <w:rPr>
                <w:rStyle w:val="Hyperlink"/>
                <w:noProof/>
              </w:rPr>
              <w:fldChar w:fldCharType="end"/>
            </w:r>
          </w:ins>
        </w:p>
        <w:p w14:paraId="0501C73A" w14:textId="77777777" w:rsidR="00C96C9C" w:rsidRDefault="00C96C9C">
          <w:pPr>
            <w:pStyle w:val="TOC1"/>
            <w:tabs>
              <w:tab w:val="right" w:leader="dot" w:pos="9350"/>
            </w:tabs>
            <w:rPr>
              <w:ins w:id="6" w:author="Jonathan Drummey" w:date="2016-04-07T11:00:00Z"/>
              <w:rFonts w:eastAsiaTheme="minorEastAsia" w:cstheme="minorBidi"/>
              <w:b w:val="0"/>
              <w:noProof/>
              <w:color w:val="auto"/>
              <w:sz w:val="22"/>
              <w:szCs w:val="22"/>
            </w:rPr>
          </w:pPr>
          <w:ins w:id="7"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"_Toc447790144"</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How do I use it?</w:t>
            </w:r>
            <w:r>
              <w:rPr>
                <w:noProof/>
                <w:webHidden/>
              </w:rPr>
              <w:tab/>
            </w:r>
            <w:r>
              <w:rPr>
                <w:noProof/>
                <w:webHidden/>
              </w:rPr>
              <w:fldChar w:fldCharType="begin"/>
            </w:r>
            <w:r>
              <w:rPr>
                <w:noProof/>
                <w:webHidden/>
              </w:rPr>
              <w:instrText xml:space="preserve"> PAGEREF _Toc447790144 \h </w:instrText>
            </w:r>
            <w:r>
              <w:rPr>
                <w:noProof/>
                <w:webHidden/>
              </w:rPr>
            </w:r>
          </w:ins>
          <w:r>
            <w:rPr>
              <w:noProof/>
              <w:webHidden/>
            </w:rPr>
            <w:fldChar w:fldCharType="separate"/>
          </w:r>
          <w:ins w:id="8" w:author="Jonathan Drummey" w:date="2016-04-07T11:00:00Z">
            <w:r>
              <w:rPr>
                <w:noProof/>
                <w:webHidden/>
              </w:rPr>
              <w:t>4</w:t>
            </w:r>
            <w:r>
              <w:rPr>
                <w:noProof/>
                <w:webHidden/>
              </w:rPr>
              <w:fldChar w:fldCharType="end"/>
            </w:r>
            <w:r w:rsidRPr="008E55EC">
              <w:rPr>
                <w:rStyle w:val="Hyperlink"/>
                <w:noProof/>
              </w:rPr>
              <w:fldChar w:fldCharType="end"/>
            </w:r>
          </w:ins>
        </w:p>
        <w:p w14:paraId="3044A907" w14:textId="77777777" w:rsidR="00C96C9C" w:rsidRDefault="00C96C9C">
          <w:pPr>
            <w:pStyle w:val="TOC1"/>
            <w:tabs>
              <w:tab w:val="right" w:leader="dot" w:pos="9350"/>
            </w:tabs>
            <w:rPr>
              <w:ins w:id="9" w:author="Jonathan Drummey" w:date="2016-04-07T11:00:00Z"/>
              <w:rFonts w:eastAsiaTheme="minorEastAsia" w:cstheme="minorBidi"/>
              <w:b w:val="0"/>
              <w:noProof/>
              <w:color w:val="auto"/>
              <w:sz w:val="22"/>
              <w:szCs w:val="22"/>
            </w:rPr>
          </w:pPr>
          <w:ins w:id="10"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"_Toc447790145"</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Simple Alerts</w:t>
            </w:r>
            <w:r>
              <w:rPr>
                <w:noProof/>
                <w:webHidden/>
              </w:rPr>
              <w:tab/>
            </w:r>
            <w:r>
              <w:rPr>
                <w:noProof/>
                <w:webHidden/>
              </w:rPr>
              <w:fldChar w:fldCharType="begin"/>
            </w:r>
            <w:r>
              <w:rPr>
                <w:noProof/>
                <w:webHidden/>
              </w:rPr>
              <w:instrText xml:space="preserve"> PAGEREF _Toc447790145 \h </w:instrText>
            </w:r>
            <w:r>
              <w:rPr>
                <w:noProof/>
                <w:webHidden/>
              </w:rPr>
            </w:r>
          </w:ins>
          <w:r>
            <w:rPr>
              <w:noProof/>
              <w:webHidden/>
            </w:rPr>
            <w:fldChar w:fldCharType="separate"/>
          </w:r>
          <w:ins w:id="11" w:author="Jonathan Drummey" w:date="2016-04-07T11:00:00Z">
            <w:r>
              <w:rPr>
                <w:noProof/>
                <w:webHidden/>
              </w:rPr>
              <w:t>6</w:t>
            </w:r>
            <w:r>
              <w:rPr>
                <w:noProof/>
                <w:webHidden/>
              </w:rPr>
              <w:fldChar w:fldCharType="end"/>
            </w:r>
            <w:r w:rsidRPr="008E55EC">
              <w:rPr>
                <w:rStyle w:val="Hyperlink"/>
                <w:noProof/>
              </w:rPr>
              <w:fldChar w:fldCharType="end"/>
            </w:r>
          </w:ins>
        </w:p>
        <w:p w14:paraId="55154AC8" w14:textId="77777777" w:rsidR="00C96C9C" w:rsidRDefault="00C96C9C">
          <w:pPr>
            <w:pStyle w:val="TOC1"/>
            <w:tabs>
              <w:tab w:val="right" w:leader="dot" w:pos="9350"/>
            </w:tabs>
            <w:rPr>
              <w:ins w:id="12" w:author="Jonathan Drummey" w:date="2016-04-07T11:00:00Z"/>
              <w:rFonts w:eastAsiaTheme="minorEastAsia" w:cstheme="minorBidi"/>
              <w:b w:val="0"/>
              <w:noProof/>
              <w:color w:val="auto"/>
              <w:sz w:val="22"/>
              <w:szCs w:val="22"/>
            </w:rPr>
          </w:pPr>
          <w:ins w:id="13"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"_Toc447790146"</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Advanced Alerts</w:t>
            </w:r>
            <w:r>
              <w:rPr>
                <w:noProof/>
                <w:webHidden/>
              </w:rPr>
              <w:tab/>
            </w:r>
            <w:r>
              <w:rPr>
                <w:noProof/>
                <w:webHidden/>
              </w:rPr>
              <w:fldChar w:fldCharType="begin"/>
            </w:r>
            <w:r>
              <w:rPr>
                <w:noProof/>
                <w:webHidden/>
              </w:rPr>
              <w:instrText xml:space="preserve"> PAGEREF _Toc447790146 \h </w:instrText>
            </w:r>
            <w:r>
              <w:rPr>
                <w:noProof/>
                <w:webHidden/>
              </w:rPr>
            </w:r>
          </w:ins>
          <w:r>
            <w:rPr>
              <w:noProof/>
              <w:webHidden/>
            </w:rPr>
            <w:fldChar w:fldCharType="separate"/>
          </w:r>
          <w:ins w:id="14" w:author="Jonathan Drummey" w:date="2016-04-07T11:00:00Z">
            <w:r>
              <w:rPr>
                <w:noProof/>
                <w:webHidden/>
              </w:rPr>
              <w:t>7</w:t>
            </w:r>
            <w:r>
              <w:rPr>
                <w:noProof/>
                <w:webHidden/>
              </w:rPr>
              <w:fldChar w:fldCharType="end"/>
            </w:r>
            <w:r w:rsidRPr="008E55EC">
              <w:rPr>
                <w:rStyle w:val="Hyperlink"/>
                <w:noProof/>
              </w:rPr>
              <w:fldChar w:fldCharType="end"/>
            </w:r>
          </w:ins>
        </w:p>
        <w:p w14:paraId="2CE2C14F" w14:textId="77777777" w:rsidR="00C96C9C" w:rsidRDefault="00C96C9C">
          <w:pPr>
            <w:pStyle w:val="TOC3"/>
            <w:tabs>
              <w:tab w:val="right" w:leader="dot" w:pos="9350"/>
            </w:tabs>
            <w:rPr>
              <w:ins w:id="15" w:author="Jonathan Drummey" w:date="2016-04-07T11:00:00Z"/>
              <w:rFonts w:eastAsiaTheme="minorEastAsia" w:cstheme="minorBidi"/>
              <w:noProof/>
              <w:color w:val="auto"/>
            </w:rPr>
          </w:pPr>
          <w:ins w:id="16"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"_Toc447790147"</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Important Info About Advanced Alerts</w:t>
            </w:r>
            <w:r>
              <w:rPr>
                <w:noProof/>
                <w:webHidden/>
              </w:rPr>
              <w:tab/>
            </w:r>
            <w:r>
              <w:rPr>
                <w:noProof/>
                <w:webHidden/>
              </w:rPr>
              <w:fldChar w:fldCharType="begin"/>
            </w:r>
            <w:r>
              <w:rPr>
                <w:noProof/>
                <w:webHidden/>
              </w:rPr>
              <w:instrText xml:space="preserve"> PAGEREF _Toc447790147 \h </w:instrText>
            </w:r>
            <w:r>
              <w:rPr>
                <w:noProof/>
                <w:webHidden/>
              </w:rPr>
            </w:r>
          </w:ins>
          <w:r>
            <w:rPr>
              <w:noProof/>
              <w:webHidden/>
            </w:rPr>
            <w:fldChar w:fldCharType="separate"/>
          </w:r>
          <w:ins w:id="17" w:author="Jonathan Drummey" w:date="2016-04-07T11:00:00Z">
            <w:r>
              <w:rPr>
                <w:noProof/>
                <w:webHidden/>
              </w:rPr>
              <w:t>8</w:t>
            </w:r>
            <w:r>
              <w:rPr>
                <w:noProof/>
                <w:webHidden/>
              </w:rPr>
              <w:fldChar w:fldCharType="end"/>
            </w:r>
            <w:r w:rsidRPr="008E55EC">
              <w:rPr>
                <w:rStyle w:val="Hyperlink"/>
                <w:noProof/>
              </w:rPr>
              <w:fldChar w:fldCharType="end"/>
            </w:r>
          </w:ins>
        </w:p>
        <w:p w14:paraId="121EC7B2" w14:textId="77777777" w:rsidR="00C96C9C" w:rsidRDefault="00C96C9C">
          <w:pPr>
            <w:pStyle w:val="TOC2"/>
            <w:tabs>
              <w:tab w:val="right" w:leader="dot" w:pos="9350"/>
            </w:tabs>
            <w:rPr>
              <w:ins w:id="18" w:author="Jonathan Drummey" w:date="2016-04-07T11:00:00Z"/>
              <w:rFonts w:eastAsiaTheme="minorEastAsia" w:cstheme="minorBidi"/>
              <w:b w:val="0"/>
              <w:noProof/>
              <w:color w:val="auto"/>
            </w:rPr>
          </w:pPr>
          <w:ins w:id="19"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"_Toc447790148"</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Advanced Alerts Walkthrough #1 – Send the Trigger Viz</w:t>
            </w:r>
            <w:r>
              <w:rPr>
                <w:noProof/>
                <w:webHidden/>
              </w:rPr>
              <w:tab/>
            </w:r>
            <w:r>
              <w:rPr>
                <w:noProof/>
                <w:webHidden/>
              </w:rPr>
              <w:fldChar w:fldCharType="begin"/>
            </w:r>
            <w:r>
              <w:rPr>
                <w:noProof/>
                <w:webHidden/>
              </w:rPr>
              <w:instrText xml:space="preserve"> PAGEREF _Toc447790148 \h </w:instrText>
            </w:r>
            <w:r>
              <w:rPr>
                <w:noProof/>
                <w:webHidden/>
              </w:rPr>
            </w:r>
          </w:ins>
          <w:r>
            <w:rPr>
              <w:noProof/>
              <w:webHidden/>
            </w:rPr>
            <w:fldChar w:fldCharType="separate"/>
          </w:r>
          <w:ins w:id="20" w:author="Jonathan Drummey" w:date="2016-04-07T11:00:00Z">
            <w:r>
              <w:rPr>
                <w:noProof/>
                <w:webHidden/>
              </w:rPr>
              <w:t>8</w:t>
            </w:r>
            <w:r>
              <w:rPr>
                <w:noProof/>
                <w:webHidden/>
              </w:rPr>
              <w:fldChar w:fldCharType="end"/>
            </w:r>
            <w:r w:rsidRPr="008E55EC">
              <w:rPr>
                <w:rStyle w:val="Hyperlink"/>
                <w:noProof/>
              </w:rPr>
              <w:fldChar w:fldCharType="end"/>
            </w:r>
          </w:ins>
        </w:p>
        <w:p w14:paraId="41DFC2E4" w14:textId="77777777" w:rsidR="00C96C9C" w:rsidRDefault="00C96C9C">
          <w:pPr>
            <w:pStyle w:val="TOC2"/>
            <w:tabs>
              <w:tab w:val="right" w:leader="dot" w:pos="9350"/>
            </w:tabs>
            <w:rPr>
              <w:ins w:id="21" w:author="Jonathan Drummey" w:date="2016-04-07T11:00:00Z"/>
              <w:rFonts w:eastAsiaTheme="minorEastAsia" w:cstheme="minorBidi"/>
              <w:b w:val="0"/>
              <w:noProof/>
              <w:color w:val="auto"/>
            </w:rPr>
          </w:pPr>
          <w:ins w:id="22"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"_Toc447790149"</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Advanced Alerts Walkthrough #2 – Send a Custom Viz</w:t>
            </w:r>
            <w:r>
              <w:rPr>
                <w:noProof/>
                <w:webHidden/>
              </w:rPr>
              <w:tab/>
            </w:r>
            <w:r>
              <w:rPr>
                <w:noProof/>
                <w:webHidden/>
              </w:rPr>
              <w:fldChar w:fldCharType="begin"/>
            </w:r>
            <w:r>
              <w:rPr>
                <w:noProof/>
                <w:webHidden/>
              </w:rPr>
              <w:instrText xml:space="preserve"> PAGEREF _Toc447790149 \h </w:instrText>
            </w:r>
            <w:r>
              <w:rPr>
                <w:noProof/>
                <w:webHidden/>
              </w:rPr>
            </w:r>
          </w:ins>
          <w:r>
            <w:rPr>
              <w:noProof/>
              <w:webHidden/>
            </w:rPr>
            <w:fldChar w:fldCharType="separate"/>
          </w:r>
          <w:ins w:id="23" w:author="Jonathan Drummey" w:date="2016-04-07T11:00:00Z">
            <w:r>
              <w:rPr>
                <w:noProof/>
                <w:webHidden/>
              </w:rPr>
              <w:t>13</w:t>
            </w:r>
            <w:r>
              <w:rPr>
                <w:noProof/>
                <w:webHidden/>
              </w:rPr>
              <w:fldChar w:fldCharType="end"/>
            </w:r>
            <w:r w:rsidRPr="008E55EC">
              <w:rPr>
                <w:rStyle w:val="Hyperlink"/>
                <w:noProof/>
              </w:rPr>
              <w:fldChar w:fldCharType="end"/>
            </w:r>
          </w:ins>
        </w:p>
        <w:p w14:paraId="40448CC1" w14:textId="77777777" w:rsidR="00C96C9C" w:rsidRDefault="00C96C9C">
          <w:pPr>
            <w:pStyle w:val="TOC1"/>
            <w:tabs>
              <w:tab w:val="right" w:leader="dot" w:pos="9350"/>
            </w:tabs>
            <w:rPr>
              <w:ins w:id="24" w:author="Jonathan Drummey" w:date="2016-04-07T11:00:00Z"/>
              <w:rFonts w:eastAsiaTheme="minorEastAsia" w:cstheme="minorBidi"/>
              <w:b w:val="0"/>
              <w:noProof/>
              <w:color w:val="auto"/>
              <w:sz w:val="22"/>
              <w:szCs w:val="22"/>
            </w:rPr>
          </w:pPr>
          <w:ins w:id="25"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"_Toc447790150"</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Additional Advanced Alert Features</w:t>
            </w:r>
            <w:r>
              <w:rPr>
                <w:noProof/>
                <w:webHidden/>
              </w:rPr>
              <w:tab/>
            </w:r>
            <w:r>
              <w:rPr>
                <w:noProof/>
                <w:webHidden/>
              </w:rPr>
              <w:fldChar w:fldCharType="begin"/>
            </w:r>
            <w:r>
              <w:rPr>
                <w:noProof/>
                <w:webHidden/>
              </w:rPr>
              <w:instrText xml:space="preserve"> PAGEREF _Toc447790150 \h </w:instrText>
            </w:r>
            <w:r>
              <w:rPr>
                <w:noProof/>
                <w:webHidden/>
              </w:rPr>
            </w:r>
          </w:ins>
          <w:r>
            <w:rPr>
              <w:noProof/>
              <w:webHidden/>
            </w:rPr>
            <w:fldChar w:fldCharType="separate"/>
          </w:r>
          <w:ins w:id="26" w:author="Jonathan Drummey" w:date="2016-04-07T11:00:00Z">
            <w:r>
              <w:rPr>
                <w:noProof/>
                <w:webHidden/>
              </w:rPr>
              <w:t>19</w:t>
            </w:r>
            <w:r>
              <w:rPr>
                <w:noProof/>
                <w:webHidden/>
              </w:rPr>
              <w:fldChar w:fldCharType="end"/>
            </w:r>
            <w:r w:rsidRPr="008E55EC">
              <w:rPr>
                <w:rStyle w:val="Hyperlink"/>
                <w:noProof/>
              </w:rPr>
              <w:fldChar w:fldCharType="end"/>
            </w:r>
          </w:ins>
        </w:p>
        <w:p w14:paraId="20D89F7B" w14:textId="77777777" w:rsidR="00C96C9C" w:rsidRDefault="00C96C9C">
          <w:pPr>
            <w:pStyle w:val="TOC2"/>
            <w:tabs>
              <w:tab w:val="right" w:leader="dot" w:pos="9350"/>
            </w:tabs>
            <w:rPr>
              <w:ins w:id="27" w:author="Jonathan Drummey" w:date="2016-04-07T11:00:00Z"/>
              <w:rFonts w:eastAsiaTheme="minorEastAsia" w:cstheme="minorBidi"/>
              <w:b w:val="0"/>
              <w:noProof/>
              <w:color w:val="auto"/>
            </w:rPr>
          </w:pPr>
          <w:ins w:id="28"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"_Toc447790151"</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Custom Body, Header, and Footer</w:t>
            </w:r>
            <w:r>
              <w:rPr>
                <w:noProof/>
                <w:webHidden/>
              </w:rPr>
              <w:tab/>
            </w:r>
            <w:r>
              <w:rPr>
                <w:noProof/>
                <w:webHidden/>
              </w:rPr>
              <w:fldChar w:fldCharType="begin"/>
            </w:r>
            <w:r>
              <w:rPr>
                <w:noProof/>
                <w:webHidden/>
              </w:rPr>
              <w:instrText xml:space="preserve"> PAGEREF _Toc447790151 \h </w:instrText>
            </w:r>
            <w:r>
              <w:rPr>
                <w:noProof/>
                <w:webHidden/>
              </w:rPr>
            </w:r>
          </w:ins>
          <w:r>
            <w:rPr>
              <w:noProof/>
              <w:webHidden/>
            </w:rPr>
            <w:fldChar w:fldCharType="separate"/>
          </w:r>
          <w:ins w:id="29" w:author="Jonathan Drummey" w:date="2016-04-07T11:00:00Z">
            <w:r>
              <w:rPr>
                <w:noProof/>
                <w:webHidden/>
              </w:rPr>
              <w:t>19</w:t>
            </w:r>
            <w:r>
              <w:rPr>
                <w:noProof/>
                <w:webHidden/>
              </w:rPr>
              <w:fldChar w:fldCharType="end"/>
            </w:r>
            <w:r w:rsidRPr="008E55EC">
              <w:rPr>
                <w:rStyle w:val="Hyperlink"/>
                <w:noProof/>
              </w:rPr>
              <w:fldChar w:fldCharType="end"/>
            </w:r>
          </w:ins>
        </w:p>
        <w:p w14:paraId="316B0395" w14:textId="77777777" w:rsidR="00C96C9C" w:rsidRDefault="00C96C9C">
          <w:pPr>
            <w:pStyle w:val="TOC2"/>
            <w:tabs>
              <w:tab w:val="right" w:leader="dot" w:pos="9350"/>
            </w:tabs>
            <w:rPr>
              <w:ins w:id="30" w:author="Jonathan Drummey" w:date="2016-04-07T11:00:00Z"/>
              <w:rFonts w:eastAsiaTheme="minorEastAsia" w:cstheme="minorBidi"/>
              <w:b w:val="0"/>
              <w:noProof/>
              <w:color w:val="auto"/>
            </w:rPr>
          </w:pPr>
          <w:ins w:id="31"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"_Toc447790152"</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Content References</w:t>
            </w:r>
            <w:r>
              <w:rPr>
                <w:noProof/>
                <w:webHidden/>
              </w:rPr>
              <w:tab/>
            </w:r>
            <w:r>
              <w:rPr>
                <w:noProof/>
                <w:webHidden/>
              </w:rPr>
              <w:fldChar w:fldCharType="begin"/>
            </w:r>
            <w:r>
              <w:rPr>
                <w:noProof/>
                <w:webHidden/>
              </w:rPr>
              <w:instrText xml:space="preserve"> PAGEREF _Toc447790152 \h </w:instrText>
            </w:r>
            <w:r>
              <w:rPr>
                <w:noProof/>
                <w:webHidden/>
              </w:rPr>
            </w:r>
          </w:ins>
          <w:r>
            <w:rPr>
              <w:noProof/>
              <w:webHidden/>
            </w:rPr>
            <w:fldChar w:fldCharType="separate"/>
          </w:r>
          <w:ins w:id="32" w:author="Jonathan Drummey" w:date="2016-04-07T11:00:00Z">
            <w:r>
              <w:rPr>
                <w:noProof/>
                <w:webHidden/>
              </w:rPr>
              <w:t>19</w:t>
            </w:r>
            <w:r>
              <w:rPr>
                <w:noProof/>
                <w:webHidden/>
              </w:rPr>
              <w:fldChar w:fldCharType="end"/>
            </w:r>
            <w:r w:rsidRPr="008E55EC">
              <w:rPr>
                <w:rStyle w:val="Hyperlink"/>
                <w:noProof/>
              </w:rPr>
              <w:fldChar w:fldCharType="end"/>
            </w:r>
          </w:ins>
        </w:p>
        <w:p w14:paraId="7175330F" w14:textId="77777777" w:rsidR="00C96C9C" w:rsidRDefault="00C96C9C">
          <w:pPr>
            <w:pStyle w:val="TOC3"/>
            <w:tabs>
              <w:tab w:val="right" w:leader="dot" w:pos="9350"/>
            </w:tabs>
            <w:rPr>
              <w:ins w:id="33" w:author="Jonathan Drummey" w:date="2016-04-07T11:00:00Z"/>
              <w:rFonts w:eastAsiaTheme="minorEastAsia" w:cstheme="minorBidi"/>
              <w:noProof/>
              <w:color w:val="auto"/>
            </w:rPr>
          </w:pPr>
          <w:ins w:id="34"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"_Toc447790153"</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Custom View References: Getting Almost Any View from Tableau Server</w:t>
            </w:r>
            <w:r>
              <w:rPr>
                <w:noProof/>
                <w:webHidden/>
              </w:rPr>
              <w:tab/>
            </w:r>
            <w:r>
              <w:rPr>
                <w:noProof/>
                <w:webHidden/>
              </w:rPr>
              <w:fldChar w:fldCharType="begin"/>
            </w:r>
            <w:r>
              <w:rPr>
                <w:noProof/>
                <w:webHidden/>
              </w:rPr>
              <w:instrText xml:space="preserve"> PAGEREF _Toc447790153 \h </w:instrText>
            </w:r>
            <w:r>
              <w:rPr>
                <w:noProof/>
                <w:webHidden/>
              </w:rPr>
            </w:r>
          </w:ins>
          <w:r>
            <w:rPr>
              <w:noProof/>
              <w:webHidden/>
            </w:rPr>
            <w:fldChar w:fldCharType="separate"/>
          </w:r>
          <w:ins w:id="35" w:author="Jonathan Drummey" w:date="2016-04-07T11:00:00Z">
            <w:r>
              <w:rPr>
                <w:noProof/>
                <w:webHidden/>
              </w:rPr>
              <w:t>20</w:t>
            </w:r>
            <w:r>
              <w:rPr>
                <w:noProof/>
                <w:webHidden/>
              </w:rPr>
              <w:fldChar w:fldCharType="end"/>
            </w:r>
            <w:r w:rsidRPr="008E55EC">
              <w:rPr>
                <w:rStyle w:val="Hyperlink"/>
                <w:noProof/>
              </w:rPr>
              <w:fldChar w:fldCharType="end"/>
            </w:r>
          </w:ins>
        </w:p>
        <w:p w14:paraId="3834AEAD" w14:textId="77777777" w:rsidR="00C96C9C" w:rsidRDefault="00C96C9C">
          <w:pPr>
            <w:pStyle w:val="TOC3"/>
            <w:tabs>
              <w:tab w:val="right" w:leader="dot" w:pos="9350"/>
            </w:tabs>
            <w:rPr>
              <w:ins w:id="36" w:author="Jonathan Drummey" w:date="2016-04-07T11:00:00Z"/>
              <w:rFonts w:eastAsiaTheme="minorEastAsia" w:cstheme="minorBidi"/>
              <w:noProof/>
              <w:color w:val="auto"/>
            </w:rPr>
          </w:pPr>
          <w:ins w:id="37"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"_Toc447790154"</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URL Parameters</w:t>
            </w:r>
            <w:r>
              <w:rPr>
                <w:noProof/>
                <w:webHidden/>
              </w:rPr>
              <w:tab/>
            </w:r>
            <w:r>
              <w:rPr>
                <w:noProof/>
                <w:webHidden/>
              </w:rPr>
              <w:fldChar w:fldCharType="begin"/>
            </w:r>
            <w:r>
              <w:rPr>
                <w:noProof/>
                <w:webHidden/>
              </w:rPr>
              <w:instrText xml:space="preserve"> PAGEREF _Toc447790154 \h </w:instrText>
            </w:r>
            <w:r>
              <w:rPr>
                <w:noProof/>
                <w:webHidden/>
              </w:rPr>
            </w:r>
          </w:ins>
          <w:r>
            <w:rPr>
              <w:noProof/>
              <w:webHidden/>
            </w:rPr>
            <w:fldChar w:fldCharType="separate"/>
          </w:r>
          <w:ins w:id="38" w:author="Jonathan Drummey" w:date="2016-04-07T11:00:00Z">
            <w:r>
              <w:rPr>
                <w:noProof/>
                <w:webHidden/>
              </w:rPr>
              <w:t>21</w:t>
            </w:r>
            <w:r>
              <w:rPr>
                <w:noProof/>
                <w:webHidden/>
              </w:rPr>
              <w:fldChar w:fldCharType="end"/>
            </w:r>
            <w:r w:rsidRPr="008E55EC">
              <w:rPr>
                <w:rStyle w:val="Hyperlink"/>
                <w:noProof/>
              </w:rPr>
              <w:fldChar w:fldCharType="end"/>
            </w:r>
          </w:ins>
        </w:p>
        <w:p w14:paraId="581DEFCC" w14:textId="77777777" w:rsidR="00C96C9C" w:rsidRDefault="00C96C9C">
          <w:pPr>
            <w:pStyle w:val="TOC3"/>
            <w:tabs>
              <w:tab w:val="right" w:leader="dot" w:pos="9350"/>
            </w:tabs>
            <w:rPr>
              <w:ins w:id="39" w:author="Jonathan Drummey" w:date="2016-04-07T11:00:00Z"/>
              <w:rFonts w:eastAsiaTheme="minorEastAsia" w:cstheme="minorBidi"/>
              <w:noProof/>
              <w:color w:val="auto"/>
            </w:rPr>
          </w:pPr>
          <w:ins w:id="40"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"_Toc447790155"</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Custom Filenames for Appended Attachments: |filename</w:t>
            </w:r>
            <w:r>
              <w:rPr>
                <w:noProof/>
                <w:webHidden/>
              </w:rPr>
              <w:tab/>
            </w:r>
            <w:r>
              <w:rPr>
                <w:noProof/>
                <w:webHidden/>
              </w:rPr>
              <w:fldChar w:fldCharType="begin"/>
            </w:r>
            <w:r>
              <w:rPr>
                <w:noProof/>
                <w:webHidden/>
              </w:rPr>
              <w:instrText xml:space="preserve"> PAGEREF _Toc447790155 \h </w:instrText>
            </w:r>
            <w:r>
              <w:rPr>
                <w:noProof/>
                <w:webHidden/>
              </w:rPr>
            </w:r>
          </w:ins>
          <w:r>
            <w:rPr>
              <w:noProof/>
              <w:webHidden/>
            </w:rPr>
            <w:fldChar w:fldCharType="separate"/>
          </w:r>
          <w:ins w:id="41" w:author="Jonathan Drummey" w:date="2016-04-07T11:00:00Z">
            <w:r>
              <w:rPr>
                <w:noProof/>
                <w:webHidden/>
              </w:rPr>
              <w:t>22</w:t>
            </w:r>
            <w:r>
              <w:rPr>
                <w:noProof/>
                <w:webHidden/>
              </w:rPr>
              <w:fldChar w:fldCharType="end"/>
            </w:r>
            <w:r w:rsidRPr="008E55EC">
              <w:rPr>
                <w:rStyle w:val="Hyperlink"/>
                <w:noProof/>
              </w:rPr>
              <w:fldChar w:fldCharType="end"/>
            </w:r>
          </w:ins>
        </w:p>
        <w:p w14:paraId="0F8553DB" w14:textId="77777777" w:rsidR="00C96C9C" w:rsidRDefault="00C96C9C">
          <w:pPr>
            <w:pStyle w:val="TOC3"/>
            <w:tabs>
              <w:tab w:val="right" w:leader="dot" w:pos="9350"/>
            </w:tabs>
            <w:rPr>
              <w:ins w:id="42" w:author="Jonathan Drummey" w:date="2016-04-07T11:00:00Z"/>
              <w:rFonts w:eastAsiaTheme="minorEastAsia" w:cstheme="minorBidi"/>
              <w:noProof/>
              <w:color w:val="auto"/>
            </w:rPr>
          </w:pPr>
          <w:ins w:id="43"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"_Toc447790156"</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Hyperlink Text References: VIZ_LINK()</w:t>
            </w:r>
            <w:r>
              <w:rPr>
                <w:noProof/>
                <w:webHidden/>
              </w:rPr>
              <w:tab/>
            </w:r>
            <w:r>
              <w:rPr>
                <w:noProof/>
                <w:webHidden/>
              </w:rPr>
              <w:fldChar w:fldCharType="begin"/>
            </w:r>
            <w:r>
              <w:rPr>
                <w:noProof/>
                <w:webHidden/>
              </w:rPr>
              <w:instrText xml:space="preserve"> PAGEREF _Toc447790156 \h </w:instrText>
            </w:r>
            <w:r>
              <w:rPr>
                <w:noProof/>
                <w:webHidden/>
              </w:rPr>
            </w:r>
          </w:ins>
          <w:r>
            <w:rPr>
              <w:noProof/>
              <w:webHidden/>
            </w:rPr>
            <w:fldChar w:fldCharType="separate"/>
          </w:r>
          <w:ins w:id="44" w:author="Jonathan Drummey" w:date="2016-04-07T11:00:00Z">
            <w:r>
              <w:rPr>
                <w:noProof/>
                <w:webHidden/>
              </w:rPr>
              <w:t>22</w:t>
            </w:r>
            <w:r>
              <w:rPr>
                <w:noProof/>
                <w:webHidden/>
              </w:rPr>
              <w:fldChar w:fldCharType="end"/>
            </w:r>
            <w:r w:rsidRPr="008E55EC">
              <w:rPr>
                <w:rStyle w:val="Hyperlink"/>
                <w:noProof/>
              </w:rPr>
              <w:fldChar w:fldCharType="end"/>
            </w:r>
          </w:ins>
        </w:p>
        <w:p w14:paraId="08EEBDDF" w14:textId="77777777" w:rsidR="00C96C9C" w:rsidRDefault="00C96C9C">
          <w:pPr>
            <w:pStyle w:val="TOC3"/>
            <w:tabs>
              <w:tab w:val="right" w:leader="dot" w:pos="9350"/>
            </w:tabs>
            <w:rPr>
              <w:ins w:id="45" w:author="Jonathan Drummey" w:date="2016-04-07T11:00:00Z"/>
              <w:rFonts w:eastAsiaTheme="minorEastAsia" w:cstheme="minorBidi"/>
              <w:noProof/>
              <w:color w:val="auto"/>
            </w:rPr>
          </w:pPr>
          <w:ins w:id="46"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"_Toc447790157"</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Hyperlinked Inline Images: |vizlink</w:t>
            </w:r>
            <w:r>
              <w:rPr>
                <w:noProof/>
                <w:webHidden/>
              </w:rPr>
              <w:tab/>
            </w:r>
            <w:r>
              <w:rPr>
                <w:noProof/>
                <w:webHidden/>
              </w:rPr>
              <w:fldChar w:fldCharType="begin"/>
            </w:r>
            <w:r>
              <w:rPr>
                <w:noProof/>
                <w:webHidden/>
              </w:rPr>
              <w:instrText xml:space="preserve"> PAGEREF _Toc447790157 \h </w:instrText>
            </w:r>
            <w:r>
              <w:rPr>
                <w:noProof/>
                <w:webHidden/>
              </w:rPr>
            </w:r>
          </w:ins>
          <w:r>
            <w:rPr>
              <w:noProof/>
              <w:webHidden/>
            </w:rPr>
            <w:fldChar w:fldCharType="separate"/>
          </w:r>
          <w:ins w:id="47" w:author="Jonathan Drummey" w:date="2016-04-07T11:00:00Z">
            <w:r>
              <w:rPr>
                <w:noProof/>
                <w:webHidden/>
              </w:rPr>
              <w:t>23</w:t>
            </w:r>
            <w:r>
              <w:rPr>
                <w:noProof/>
                <w:webHidden/>
              </w:rPr>
              <w:fldChar w:fldCharType="end"/>
            </w:r>
            <w:r w:rsidRPr="008E55EC">
              <w:rPr>
                <w:rStyle w:val="Hyperlink"/>
                <w:noProof/>
              </w:rPr>
              <w:fldChar w:fldCharType="end"/>
            </w:r>
          </w:ins>
        </w:p>
        <w:p w14:paraId="49F6C829" w14:textId="77777777" w:rsidR="00C96C9C" w:rsidRDefault="00C96C9C">
          <w:pPr>
            <w:pStyle w:val="TOC3"/>
            <w:tabs>
              <w:tab w:val="right" w:leader="dot" w:pos="9350"/>
            </w:tabs>
            <w:rPr>
              <w:ins w:id="48" w:author="Jonathan Drummey" w:date="2016-04-07T11:00:00Z"/>
              <w:rFonts w:eastAsiaTheme="minorEastAsia" w:cstheme="minorBidi"/>
              <w:noProof/>
              <w:color w:val="auto"/>
            </w:rPr>
          </w:pPr>
          <w:ins w:id="49"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"_Toc447790158"</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Merge Multiple PDFs : |mergepdf</w:t>
            </w:r>
            <w:r>
              <w:rPr>
                <w:noProof/>
                <w:webHidden/>
              </w:rPr>
              <w:tab/>
            </w:r>
            <w:r>
              <w:rPr>
                <w:noProof/>
                <w:webHidden/>
              </w:rPr>
              <w:fldChar w:fldCharType="begin"/>
            </w:r>
            <w:r>
              <w:rPr>
                <w:noProof/>
                <w:webHidden/>
              </w:rPr>
              <w:instrText xml:space="preserve"> PAGEREF _Toc447790158 \h </w:instrText>
            </w:r>
            <w:r>
              <w:rPr>
                <w:noProof/>
                <w:webHidden/>
              </w:rPr>
            </w:r>
          </w:ins>
          <w:r>
            <w:rPr>
              <w:noProof/>
              <w:webHidden/>
            </w:rPr>
            <w:fldChar w:fldCharType="separate"/>
          </w:r>
          <w:ins w:id="50" w:author="Jonathan Drummey" w:date="2016-04-07T11:00:00Z">
            <w:r>
              <w:rPr>
                <w:noProof/>
                <w:webHidden/>
              </w:rPr>
              <w:t>23</w:t>
            </w:r>
            <w:r>
              <w:rPr>
                <w:noProof/>
                <w:webHidden/>
              </w:rPr>
              <w:fldChar w:fldCharType="end"/>
            </w:r>
            <w:r w:rsidRPr="008E55EC">
              <w:rPr>
                <w:rStyle w:val="Hyperlink"/>
                <w:noProof/>
              </w:rPr>
              <w:fldChar w:fldCharType="end"/>
            </w:r>
          </w:ins>
        </w:p>
        <w:p w14:paraId="1B69B6EC" w14:textId="77777777" w:rsidR="00C96C9C" w:rsidRDefault="00C96C9C">
          <w:pPr>
            <w:pStyle w:val="TOC2"/>
            <w:tabs>
              <w:tab w:val="right" w:leader="dot" w:pos="9350"/>
            </w:tabs>
            <w:rPr>
              <w:ins w:id="51" w:author="Jonathan Drummey" w:date="2016-04-07T11:00:00Z"/>
              <w:rFonts w:eastAsiaTheme="minorEastAsia" w:cstheme="minorBidi"/>
              <w:b w:val="0"/>
              <w:noProof/>
              <w:color w:val="auto"/>
            </w:rPr>
          </w:pPr>
          <w:ins w:id="52"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"_Toc447790159"</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Appended (non-inline) Attachments</w:t>
            </w:r>
            <w:r>
              <w:rPr>
                <w:noProof/>
                <w:webHidden/>
              </w:rPr>
              <w:tab/>
            </w:r>
            <w:r>
              <w:rPr>
                <w:noProof/>
                <w:webHidden/>
              </w:rPr>
              <w:fldChar w:fldCharType="begin"/>
            </w:r>
            <w:r>
              <w:rPr>
                <w:noProof/>
                <w:webHidden/>
              </w:rPr>
              <w:instrText xml:space="preserve"> PAGEREF _Toc447790159 \h </w:instrText>
            </w:r>
            <w:r>
              <w:rPr>
                <w:noProof/>
                <w:webHidden/>
              </w:rPr>
            </w:r>
          </w:ins>
          <w:r>
            <w:rPr>
              <w:noProof/>
              <w:webHidden/>
            </w:rPr>
            <w:fldChar w:fldCharType="separate"/>
          </w:r>
          <w:ins w:id="53" w:author="Jonathan Drummey" w:date="2016-04-07T11:00:00Z">
            <w:r>
              <w:rPr>
                <w:noProof/>
                <w:webHidden/>
              </w:rPr>
              <w:t>23</w:t>
            </w:r>
            <w:r>
              <w:rPr>
                <w:noProof/>
                <w:webHidden/>
              </w:rPr>
              <w:fldChar w:fldCharType="end"/>
            </w:r>
            <w:r w:rsidRPr="008E55EC">
              <w:rPr>
                <w:rStyle w:val="Hyperlink"/>
                <w:noProof/>
              </w:rPr>
              <w:fldChar w:fldCharType="end"/>
            </w:r>
          </w:ins>
        </w:p>
        <w:p w14:paraId="419B3009" w14:textId="77777777" w:rsidR="00C96C9C" w:rsidRDefault="00C96C9C">
          <w:pPr>
            <w:pStyle w:val="TOC2"/>
            <w:tabs>
              <w:tab w:val="right" w:leader="dot" w:pos="9350"/>
            </w:tabs>
            <w:rPr>
              <w:ins w:id="54" w:author="Jonathan Drummey" w:date="2016-04-07T11:00:00Z"/>
              <w:rFonts w:eastAsiaTheme="minorEastAsia" w:cstheme="minorBidi"/>
              <w:b w:val="0"/>
              <w:noProof/>
              <w:color w:val="auto"/>
            </w:rPr>
          </w:pPr>
          <w:ins w:id="55"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"_Toc447790160"</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Consolidated Emails</w:t>
            </w:r>
            <w:r>
              <w:rPr>
                <w:noProof/>
                <w:webHidden/>
              </w:rPr>
              <w:tab/>
            </w:r>
            <w:r>
              <w:rPr>
                <w:noProof/>
                <w:webHidden/>
              </w:rPr>
              <w:fldChar w:fldCharType="begin"/>
            </w:r>
            <w:r>
              <w:rPr>
                <w:noProof/>
                <w:webHidden/>
              </w:rPr>
              <w:instrText xml:space="preserve"> PAGEREF _Toc447790160 \h </w:instrText>
            </w:r>
            <w:r>
              <w:rPr>
                <w:noProof/>
                <w:webHidden/>
              </w:rPr>
            </w:r>
          </w:ins>
          <w:r>
            <w:rPr>
              <w:noProof/>
              <w:webHidden/>
            </w:rPr>
            <w:fldChar w:fldCharType="separate"/>
          </w:r>
          <w:ins w:id="56" w:author="Jonathan Drummey" w:date="2016-04-07T11:00:00Z">
            <w:r>
              <w:rPr>
                <w:noProof/>
                <w:webHidden/>
              </w:rPr>
              <w:t>24</w:t>
            </w:r>
            <w:r>
              <w:rPr>
                <w:noProof/>
                <w:webHidden/>
              </w:rPr>
              <w:fldChar w:fldCharType="end"/>
            </w:r>
            <w:r w:rsidRPr="008E55EC">
              <w:rPr>
                <w:rStyle w:val="Hyperlink"/>
                <w:noProof/>
              </w:rPr>
              <w:fldChar w:fldCharType="end"/>
            </w:r>
          </w:ins>
        </w:p>
        <w:p w14:paraId="798E9ADD" w14:textId="77777777" w:rsidR="00C96C9C" w:rsidRDefault="00C96C9C">
          <w:pPr>
            <w:pStyle w:val="TOC3"/>
            <w:tabs>
              <w:tab w:val="right" w:leader="dot" w:pos="9350"/>
            </w:tabs>
            <w:rPr>
              <w:ins w:id="57" w:author="Jonathan Drummey" w:date="2016-04-07T11:00:00Z"/>
              <w:rFonts w:eastAsiaTheme="minorEastAsia" w:cstheme="minorBidi"/>
              <w:noProof/>
              <w:color w:val="auto"/>
            </w:rPr>
          </w:pPr>
          <w:ins w:id="58"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"_Toc447790161"</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Sorting Consolidated Emails</w:t>
            </w:r>
            <w:r>
              <w:rPr>
                <w:noProof/>
                <w:webHidden/>
              </w:rPr>
              <w:tab/>
            </w:r>
            <w:r>
              <w:rPr>
                <w:noProof/>
                <w:webHidden/>
              </w:rPr>
              <w:fldChar w:fldCharType="begin"/>
            </w:r>
            <w:r>
              <w:rPr>
                <w:noProof/>
                <w:webHidden/>
              </w:rPr>
              <w:instrText xml:space="preserve"> PAGEREF _Toc447790161 \h </w:instrText>
            </w:r>
            <w:r>
              <w:rPr>
                <w:noProof/>
                <w:webHidden/>
              </w:rPr>
            </w:r>
          </w:ins>
          <w:r>
            <w:rPr>
              <w:noProof/>
              <w:webHidden/>
            </w:rPr>
            <w:fldChar w:fldCharType="separate"/>
          </w:r>
          <w:ins w:id="59" w:author="Jonathan Drummey" w:date="2016-04-07T11:00:00Z">
            <w:r>
              <w:rPr>
                <w:noProof/>
                <w:webHidden/>
              </w:rPr>
              <w:t>25</w:t>
            </w:r>
            <w:r>
              <w:rPr>
                <w:noProof/>
                <w:webHidden/>
              </w:rPr>
              <w:fldChar w:fldCharType="end"/>
            </w:r>
            <w:r w:rsidRPr="008E55EC">
              <w:rPr>
                <w:rStyle w:val="Hyperlink"/>
                <w:noProof/>
              </w:rPr>
              <w:fldChar w:fldCharType="end"/>
            </w:r>
          </w:ins>
        </w:p>
        <w:p w14:paraId="6ED80911" w14:textId="77777777" w:rsidR="00C96C9C" w:rsidRDefault="00C96C9C">
          <w:pPr>
            <w:pStyle w:val="TOC3"/>
            <w:tabs>
              <w:tab w:val="right" w:leader="dot" w:pos="9350"/>
            </w:tabs>
            <w:rPr>
              <w:ins w:id="60" w:author="Jonathan Drummey" w:date="2016-04-07T11:00:00Z"/>
              <w:rFonts w:eastAsiaTheme="minorEastAsia" w:cstheme="minorBidi"/>
              <w:noProof/>
              <w:color w:val="auto"/>
            </w:rPr>
          </w:pPr>
          <w:ins w:id="61"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"_Toc447790162"</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Headers and Footers in Consolidated Emails</w:t>
            </w:r>
            <w:r>
              <w:rPr>
                <w:noProof/>
                <w:webHidden/>
              </w:rPr>
              <w:tab/>
            </w:r>
            <w:r>
              <w:rPr>
                <w:noProof/>
                <w:webHidden/>
              </w:rPr>
              <w:fldChar w:fldCharType="begin"/>
            </w:r>
            <w:r>
              <w:rPr>
                <w:noProof/>
                <w:webHidden/>
              </w:rPr>
              <w:instrText xml:space="preserve"> PAGEREF _Toc447790162 \h </w:instrText>
            </w:r>
            <w:r>
              <w:rPr>
                <w:noProof/>
                <w:webHidden/>
              </w:rPr>
            </w:r>
          </w:ins>
          <w:r>
            <w:rPr>
              <w:noProof/>
              <w:webHidden/>
            </w:rPr>
            <w:fldChar w:fldCharType="separate"/>
          </w:r>
          <w:ins w:id="62" w:author="Jonathan Drummey" w:date="2016-04-07T11:00:00Z">
            <w:r>
              <w:rPr>
                <w:noProof/>
                <w:webHidden/>
              </w:rPr>
              <w:t>26</w:t>
            </w:r>
            <w:r>
              <w:rPr>
                <w:noProof/>
                <w:webHidden/>
              </w:rPr>
              <w:fldChar w:fldCharType="end"/>
            </w:r>
            <w:r w:rsidRPr="008E55EC">
              <w:rPr>
                <w:rStyle w:val="Hyperlink"/>
                <w:noProof/>
              </w:rPr>
              <w:fldChar w:fldCharType="end"/>
            </w:r>
          </w:ins>
        </w:p>
        <w:p w14:paraId="70E0C9E2" w14:textId="77777777" w:rsidR="00C96C9C" w:rsidRDefault="00C96C9C">
          <w:pPr>
            <w:pStyle w:val="TOC2"/>
            <w:tabs>
              <w:tab w:val="right" w:leader="dot" w:pos="9350"/>
            </w:tabs>
            <w:rPr>
              <w:ins w:id="63" w:author="Jonathan Drummey" w:date="2016-04-07T11:00:00Z"/>
              <w:rFonts w:eastAsiaTheme="minorEastAsia" w:cstheme="minorBidi"/>
              <w:b w:val="0"/>
              <w:noProof/>
              <w:color w:val="auto"/>
            </w:rPr>
          </w:pPr>
          <w:ins w:id="64"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"_Toc447790163"</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Merged PDFs</w:t>
            </w:r>
            <w:r>
              <w:rPr>
                <w:noProof/>
                <w:webHidden/>
              </w:rPr>
              <w:tab/>
            </w:r>
            <w:r>
              <w:rPr>
                <w:noProof/>
                <w:webHidden/>
              </w:rPr>
              <w:fldChar w:fldCharType="begin"/>
            </w:r>
            <w:r>
              <w:rPr>
                <w:noProof/>
                <w:webHidden/>
              </w:rPr>
              <w:instrText xml:space="preserve"> PAGEREF _Toc447790163 \h </w:instrText>
            </w:r>
            <w:r>
              <w:rPr>
                <w:noProof/>
                <w:webHidden/>
              </w:rPr>
            </w:r>
          </w:ins>
          <w:r>
            <w:rPr>
              <w:noProof/>
              <w:webHidden/>
            </w:rPr>
            <w:fldChar w:fldCharType="separate"/>
          </w:r>
          <w:ins w:id="65" w:author="Jonathan Drummey" w:date="2016-04-07T11:00:00Z">
            <w:r>
              <w:rPr>
                <w:noProof/>
                <w:webHidden/>
              </w:rPr>
              <w:t>26</w:t>
            </w:r>
            <w:r>
              <w:rPr>
                <w:noProof/>
                <w:webHidden/>
              </w:rPr>
              <w:fldChar w:fldCharType="end"/>
            </w:r>
            <w:r w:rsidRPr="008E55EC">
              <w:rPr>
                <w:rStyle w:val="Hyperlink"/>
                <w:noProof/>
              </w:rPr>
              <w:fldChar w:fldCharType="end"/>
            </w:r>
          </w:ins>
        </w:p>
        <w:p w14:paraId="7AADD4EA" w14:textId="77777777" w:rsidR="00C96C9C" w:rsidRDefault="00C96C9C">
          <w:pPr>
            <w:pStyle w:val="TOC2"/>
            <w:tabs>
              <w:tab w:val="right" w:leader="dot" w:pos="9350"/>
            </w:tabs>
            <w:rPr>
              <w:ins w:id="66" w:author="Jonathan Drummey" w:date="2016-04-07T11:00:00Z"/>
              <w:rFonts w:eastAsiaTheme="minorEastAsia" w:cstheme="minorBidi"/>
              <w:b w:val="0"/>
              <w:noProof/>
              <w:color w:val="auto"/>
            </w:rPr>
          </w:pPr>
          <w:ins w:id="67"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"_Toc447790164"</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Exporting to a File</w:t>
            </w:r>
            <w:r>
              <w:rPr>
                <w:noProof/>
                <w:webHidden/>
              </w:rPr>
              <w:tab/>
            </w:r>
            <w:r>
              <w:rPr>
                <w:noProof/>
                <w:webHidden/>
              </w:rPr>
              <w:fldChar w:fldCharType="begin"/>
            </w:r>
            <w:r>
              <w:rPr>
                <w:noProof/>
                <w:webHidden/>
              </w:rPr>
              <w:instrText xml:space="preserve"> PAGEREF _Toc447790164 \h </w:instrText>
            </w:r>
            <w:r>
              <w:rPr>
                <w:noProof/>
                <w:webHidden/>
              </w:rPr>
            </w:r>
          </w:ins>
          <w:r>
            <w:rPr>
              <w:noProof/>
              <w:webHidden/>
            </w:rPr>
            <w:fldChar w:fldCharType="separate"/>
          </w:r>
          <w:ins w:id="68" w:author="Jonathan Drummey" w:date="2016-04-07T11:00:00Z">
            <w:r>
              <w:rPr>
                <w:noProof/>
                <w:webHidden/>
              </w:rPr>
              <w:t>28</w:t>
            </w:r>
            <w:r>
              <w:rPr>
                <w:noProof/>
                <w:webHidden/>
              </w:rPr>
              <w:fldChar w:fldCharType="end"/>
            </w:r>
            <w:r w:rsidRPr="008E55EC">
              <w:rPr>
                <w:rStyle w:val="Hyperlink"/>
                <w:noProof/>
              </w:rPr>
              <w:fldChar w:fldCharType="end"/>
            </w:r>
          </w:ins>
        </w:p>
        <w:p w14:paraId="79CE11E9" w14:textId="77777777" w:rsidR="00C96C9C" w:rsidRDefault="00C96C9C">
          <w:pPr>
            <w:pStyle w:val="TOC3"/>
            <w:tabs>
              <w:tab w:val="right" w:leader="dot" w:pos="9350"/>
            </w:tabs>
            <w:rPr>
              <w:ins w:id="69" w:author="Jonathan Drummey" w:date="2016-04-07T11:00:00Z"/>
              <w:rFonts w:eastAsiaTheme="minorEastAsia" w:cstheme="minorBidi"/>
              <w:noProof/>
              <w:color w:val="auto"/>
            </w:rPr>
          </w:pPr>
          <w:ins w:id="70"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"_Toc447790165"</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Initial Setup</w:t>
            </w:r>
            <w:r>
              <w:rPr>
                <w:noProof/>
                <w:webHidden/>
              </w:rPr>
              <w:tab/>
            </w:r>
            <w:r>
              <w:rPr>
                <w:noProof/>
                <w:webHidden/>
              </w:rPr>
              <w:fldChar w:fldCharType="begin"/>
            </w:r>
            <w:r>
              <w:rPr>
                <w:noProof/>
                <w:webHidden/>
              </w:rPr>
              <w:instrText xml:space="preserve"> PAGEREF _Toc447790165 \h </w:instrText>
            </w:r>
            <w:r>
              <w:rPr>
                <w:noProof/>
                <w:webHidden/>
              </w:rPr>
            </w:r>
          </w:ins>
          <w:r>
            <w:rPr>
              <w:noProof/>
              <w:webHidden/>
            </w:rPr>
            <w:fldChar w:fldCharType="separate"/>
          </w:r>
          <w:ins w:id="71" w:author="Jonathan Drummey" w:date="2016-04-07T11:00:00Z">
            <w:r>
              <w:rPr>
                <w:noProof/>
                <w:webHidden/>
              </w:rPr>
              <w:t>28</w:t>
            </w:r>
            <w:r>
              <w:rPr>
                <w:noProof/>
                <w:webHidden/>
              </w:rPr>
              <w:fldChar w:fldCharType="end"/>
            </w:r>
            <w:r w:rsidRPr="008E55EC">
              <w:rPr>
                <w:rStyle w:val="Hyperlink"/>
                <w:noProof/>
              </w:rPr>
              <w:fldChar w:fldCharType="end"/>
            </w:r>
          </w:ins>
        </w:p>
        <w:p w14:paraId="7192100D" w14:textId="77777777" w:rsidR="00C96C9C" w:rsidRDefault="00C96C9C">
          <w:pPr>
            <w:pStyle w:val="TOC3"/>
            <w:tabs>
              <w:tab w:val="right" w:leader="dot" w:pos="9350"/>
            </w:tabs>
            <w:rPr>
              <w:ins w:id="72" w:author="Jonathan Drummey" w:date="2016-04-07T11:00:00Z"/>
              <w:rFonts w:eastAsiaTheme="minorEastAsia" w:cstheme="minorBidi"/>
              <w:noProof/>
              <w:color w:val="auto"/>
            </w:rPr>
          </w:pPr>
          <w:ins w:id="73"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"_Toc447790166"</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Configuring File Exports |exportfilepath=pathtofolder</w:t>
            </w:r>
            <w:r>
              <w:rPr>
                <w:noProof/>
                <w:webHidden/>
              </w:rPr>
              <w:tab/>
            </w:r>
            <w:r>
              <w:rPr>
                <w:noProof/>
                <w:webHidden/>
              </w:rPr>
              <w:fldChar w:fldCharType="begin"/>
            </w:r>
            <w:r>
              <w:rPr>
                <w:noProof/>
                <w:webHidden/>
              </w:rPr>
              <w:instrText xml:space="preserve"> PAGEREF _Toc447790166 \h </w:instrText>
            </w:r>
            <w:r>
              <w:rPr>
                <w:noProof/>
                <w:webHidden/>
              </w:rPr>
            </w:r>
          </w:ins>
          <w:r>
            <w:rPr>
              <w:noProof/>
              <w:webHidden/>
            </w:rPr>
            <w:fldChar w:fldCharType="separate"/>
          </w:r>
          <w:ins w:id="74" w:author="Jonathan Drummey" w:date="2016-04-07T11:00:00Z">
            <w:r>
              <w:rPr>
                <w:noProof/>
                <w:webHidden/>
              </w:rPr>
              <w:t>29</w:t>
            </w:r>
            <w:r>
              <w:rPr>
                <w:noProof/>
                <w:webHidden/>
              </w:rPr>
              <w:fldChar w:fldCharType="end"/>
            </w:r>
            <w:r w:rsidRPr="008E55EC">
              <w:rPr>
                <w:rStyle w:val="Hyperlink"/>
                <w:noProof/>
              </w:rPr>
              <w:fldChar w:fldCharType="end"/>
            </w:r>
          </w:ins>
        </w:p>
        <w:p w14:paraId="0B7EBF08" w14:textId="77777777" w:rsidR="00C96C9C" w:rsidRDefault="00C96C9C">
          <w:pPr>
            <w:pStyle w:val="TOC3"/>
            <w:tabs>
              <w:tab w:val="right" w:leader="dot" w:pos="9350"/>
            </w:tabs>
            <w:rPr>
              <w:ins w:id="75" w:author="Jonathan Drummey" w:date="2016-04-07T11:00:00Z"/>
              <w:rFonts w:eastAsiaTheme="minorEastAsia" w:cstheme="minorBidi"/>
              <w:noProof/>
              <w:color w:val="auto"/>
            </w:rPr>
          </w:pPr>
          <w:ins w:id="76"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"_Toc447790167"</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Turning off Email Attachments for Export-Only |noattach</w:t>
            </w:r>
            <w:r>
              <w:rPr>
                <w:noProof/>
                <w:webHidden/>
              </w:rPr>
              <w:tab/>
            </w:r>
            <w:r>
              <w:rPr>
                <w:noProof/>
                <w:webHidden/>
              </w:rPr>
              <w:fldChar w:fldCharType="begin"/>
            </w:r>
            <w:r>
              <w:rPr>
                <w:noProof/>
                <w:webHidden/>
              </w:rPr>
              <w:instrText xml:space="preserve"> PAGEREF _Toc447790167 \h </w:instrText>
            </w:r>
            <w:r>
              <w:rPr>
                <w:noProof/>
                <w:webHidden/>
              </w:rPr>
            </w:r>
          </w:ins>
          <w:r>
            <w:rPr>
              <w:noProof/>
              <w:webHidden/>
            </w:rPr>
            <w:fldChar w:fldCharType="separate"/>
          </w:r>
          <w:ins w:id="77" w:author="Jonathan Drummey" w:date="2016-04-07T11:00:00Z">
            <w:r>
              <w:rPr>
                <w:noProof/>
                <w:webHidden/>
              </w:rPr>
              <w:t>30</w:t>
            </w:r>
            <w:r>
              <w:rPr>
                <w:noProof/>
                <w:webHidden/>
              </w:rPr>
              <w:fldChar w:fldCharType="end"/>
            </w:r>
            <w:r w:rsidRPr="008E55EC">
              <w:rPr>
                <w:rStyle w:val="Hyperlink"/>
                <w:noProof/>
              </w:rPr>
              <w:fldChar w:fldCharType="end"/>
            </w:r>
          </w:ins>
        </w:p>
        <w:p w14:paraId="18735692" w14:textId="77777777" w:rsidR="00C96C9C" w:rsidRDefault="00C96C9C">
          <w:pPr>
            <w:pStyle w:val="TOC1"/>
            <w:tabs>
              <w:tab w:val="right" w:leader="dot" w:pos="9350"/>
            </w:tabs>
            <w:rPr>
              <w:ins w:id="78" w:author="Jonathan Drummey" w:date="2016-04-07T11:00:00Z"/>
              <w:rFonts w:eastAsiaTheme="minorEastAsia" w:cstheme="minorBidi"/>
              <w:b w:val="0"/>
              <w:noProof/>
              <w:color w:val="auto"/>
              <w:sz w:val="22"/>
              <w:szCs w:val="22"/>
            </w:rPr>
          </w:pPr>
          <w:ins w:id="79"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"_Toc447790168"</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SMS Text Message Alerts</w:t>
            </w:r>
            <w:r>
              <w:rPr>
                <w:noProof/>
                <w:webHidden/>
              </w:rPr>
              <w:tab/>
            </w:r>
            <w:r>
              <w:rPr>
                <w:noProof/>
                <w:webHidden/>
              </w:rPr>
              <w:fldChar w:fldCharType="begin"/>
            </w:r>
            <w:r>
              <w:rPr>
                <w:noProof/>
                <w:webHidden/>
              </w:rPr>
              <w:instrText xml:space="preserve"> PAGEREF _Toc447790168 \h </w:instrText>
            </w:r>
            <w:r>
              <w:rPr>
                <w:noProof/>
                <w:webHidden/>
              </w:rPr>
            </w:r>
          </w:ins>
          <w:r>
            <w:rPr>
              <w:noProof/>
              <w:webHidden/>
            </w:rPr>
            <w:fldChar w:fldCharType="separate"/>
          </w:r>
          <w:ins w:id="80" w:author="Jonathan Drummey" w:date="2016-04-07T11:00:00Z">
            <w:r>
              <w:rPr>
                <w:noProof/>
                <w:webHidden/>
              </w:rPr>
              <w:t>30</w:t>
            </w:r>
            <w:r>
              <w:rPr>
                <w:noProof/>
                <w:webHidden/>
              </w:rPr>
              <w:fldChar w:fldCharType="end"/>
            </w:r>
            <w:r w:rsidRPr="008E55EC">
              <w:rPr>
                <w:rStyle w:val="Hyperlink"/>
                <w:noProof/>
              </w:rPr>
              <w:fldChar w:fldCharType="end"/>
            </w:r>
          </w:ins>
        </w:p>
        <w:p w14:paraId="1BCCEF84" w14:textId="77777777" w:rsidR="00C96C9C" w:rsidRDefault="00C96C9C">
          <w:pPr>
            <w:pStyle w:val="TOC2"/>
            <w:tabs>
              <w:tab w:val="right" w:leader="dot" w:pos="9350"/>
            </w:tabs>
            <w:rPr>
              <w:ins w:id="81" w:author="Jonathan Drummey" w:date="2016-04-07T11:00:00Z"/>
              <w:rFonts w:eastAsiaTheme="minorEastAsia" w:cstheme="minorBidi"/>
              <w:b w:val="0"/>
              <w:noProof/>
              <w:color w:val="auto"/>
            </w:rPr>
          </w:pPr>
          <w:ins w:id="82"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"_Toc447790169"</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SMS Alert Configuration</w:t>
            </w:r>
            <w:r>
              <w:rPr>
                <w:noProof/>
                <w:webHidden/>
              </w:rPr>
              <w:tab/>
            </w:r>
            <w:r>
              <w:rPr>
                <w:noProof/>
                <w:webHidden/>
              </w:rPr>
              <w:fldChar w:fldCharType="begin"/>
            </w:r>
            <w:r>
              <w:rPr>
                <w:noProof/>
                <w:webHidden/>
              </w:rPr>
              <w:instrText xml:space="preserve"> PAGEREF _Toc447790169 \h </w:instrText>
            </w:r>
            <w:r>
              <w:rPr>
                <w:noProof/>
                <w:webHidden/>
              </w:rPr>
            </w:r>
          </w:ins>
          <w:r>
            <w:rPr>
              <w:noProof/>
              <w:webHidden/>
            </w:rPr>
            <w:fldChar w:fldCharType="separate"/>
          </w:r>
          <w:ins w:id="83" w:author="Jonathan Drummey" w:date="2016-04-07T11:00:00Z">
            <w:r>
              <w:rPr>
                <w:noProof/>
                <w:webHidden/>
              </w:rPr>
              <w:t>30</w:t>
            </w:r>
            <w:r>
              <w:rPr>
                <w:noProof/>
                <w:webHidden/>
              </w:rPr>
              <w:fldChar w:fldCharType="end"/>
            </w:r>
            <w:r w:rsidRPr="008E55EC">
              <w:rPr>
                <w:rStyle w:val="Hyperlink"/>
                <w:noProof/>
              </w:rPr>
              <w:fldChar w:fldCharType="end"/>
            </w:r>
          </w:ins>
        </w:p>
        <w:p w14:paraId="200D5194" w14:textId="77777777" w:rsidR="00C96C9C" w:rsidRDefault="00C96C9C">
          <w:pPr>
            <w:pStyle w:val="TOC2"/>
            <w:tabs>
              <w:tab w:val="right" w:leader="dot" w:pos="9350"/>
            </w:tabs>
            <w:rPr>
              <w:ins w:id="84" w:author="Jonathan Drummey" w:date="2016-04-07T11:00:00Z"/>
              <w:rFonts w:eastAsiaTheme="minorEastAsia" w:cstheme="minorBidi"/>
              <w:b w:val="0"/>
              <w:noProof/>
              <w:color w:val="auto"/>
            </w:rPr>
          </w:pPr>
          <w:ins w:id="85"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"_Toc447790170"</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Supported Mobile Number Formats</w:t>
            </w:r>
            <w:r>
              <w:rPr>
                <w:noProof/>
                <w:webHidden/>
              </w:rPr>
              <w:tab/>
            </w:r>
            <w:r>
              <w:rPr>
                <w:noProof/>
                <w:webHidden/>
              </w:rPr>
              <w:fldChar w:fldCharType="begin"/>
            </w:r>
            <w:r>
              <w:rPr>
                <w:noProof/>
                <w:webHidden/>
              </w:rPr>
              <w:instrText xml:space="preserve"> PAGEREF _Toc447790170 \h </w:instrText>
            </w:r>
            <w:r>
              <w:rPr>
                <w:noProof/>
                <w:webHidden/>
              </w:rPr>
            </w:r>
          </w:ins>
          <w:r>
            <w:rPr>
              <w:noProof/>
              <w:webHidden/>
            </w:rPr>
            <w:fldChar w:fldCharType="separate"/>
          </w:r>
          <w:ins w:id="86" w:author="Jonathan Drummey" w:date="2016-04-07T11:00:00Z">
            <w:r>
              <w:rPr>
                <w:noProof/>
                <w:webHidden/>
              </w:rPr>
              <w:t>31</w:t>
            </w:r>
            <w:r>
              <w:rPr>
                <w:noProof/>
                <w:webHidden/>
              </w:rPr>
              <w:fldChar w:fldCharType="end"/>
            </w:r>
            <w:r w:rsidRPr="008E55EC">
              <w:rPr>
                <w:rStyle w:val="Hyperlink"/>
                <w:noProof/>
              </w:rPr>
              <w:fldChar w:fldCharType="end"/>
            </w:r>
          </w:ins>
        </w:p>
        <w:p w14:paraId="39FF5E34" w14:textId="77777777" w:rsidR="00C96C9C" w:rsidRDefault="00C96C9C">
          <w:pPr>
            <w:pStyle w:val="TOC2"/>
            <w:tabs>
              <w:tab w:val="right" w:leader="dot" w:pos="9350"/>
            </w:tabs>
            <w:rPr>
              <w:ins w:id="87" w:author="Jonathan Drummey" w:date="2016-04-07T11:00:00Z"/>
              <w:rFonts w:eastAsiaTheme="minorEastAsia" w:cstheme="minorBidi"/>
              <w:b w:val="0"/>
              <w:noProof/>
              <w:color w:val="auto"/>
            </w:rPr>
          </w:pPr>
          <w:ins w:id="88"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"_Toc447790171"</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Important Info about SMS Advanced Alerts</w:t>
            </w:r>
            <w:r>
              <w:rPr>
                <w:noProof/>
                <w:webHidden/>
              </w:rPr>
              <w:tab/>
            </w:r>
            <w:r>
              <w:rPr>
                <w:noProof/>
                <w:webHidden/>
              </w:rPr>
              <w:fldChar w:fldCharType="begin"/>
            </w:r>
            <w:r>
              <w:rPr>
                <w:noProof/>
                <w:webHidden/>
              </w:rPr>
              <w:instrText xml:space="preserve"> PAGEREF _Toc447790171 \h </w:instrText>
            </w:r>
            <w:r>
              <w:rPr>
                <w:noProof/>
                <w:webHidden/>
              </w:rPr>
            </w:r>
          </w:ins>
          <w:r>
            <w:rPr>
              <w:noProof/>
              <w:webHidden/>
            </w:rPr>
            <w:fldChar w:fldCharType="separate"/>
          </w:r>
          <w:ins w:id="89" w:author="Jonathan Drummey" w:date="2016-04-07T11:00:00Z">
            <w:r>
              <w:rPr>
                <w:noProof/>
                <w:webHidden/>
              </w:rPr>
              <w:t>32</w:t>
            </w:r>
            <w:r>
              <w:rPr>
                <w:noProof/>
                <w:webHidden/>
              </w:rPr>
              <w:fldChar w:fldCharType="end"/>
            </w:r>
            <w:r w:rsidRPr="008E55EC">
              <w:rPr>
                <w:rStyle w:val="Hyperlink"/>
                <w:noProof/>
              </w:rPr>
              <w:fldChar w:fldCharType="end"/>
            </w:r>
          </w:ins>
        </w:p>
        <w:p w14:paraId="14CDB6A7" w14:textId="77777777" w:rsidR="00C96C9C" w:rsidRDefault="00C96C9C">
          <w:pPr>
            <w:pStyle w:val="TOC2"/>
            <w:tabs>
              <w:tab w:val="right" w:leader="dot" w:pos="9350"/>
            </w:tabs>
            <w:rPr>
              <w:ins w:id="90" w:author="Jonathan Drummey" w:date="2016-04-07T11:00:00Z"/>
              <w:rFonts w:eastAsiaTheme="minorEastAsia" w:cstheme="minorBidi"/>
              <w:b w:val="0"/>
              <w:noProof/>
              <w:color w:val="auto"/>
            </w:rPr>
          </w:pPr>
          <w:ins w:id="91"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"_Toc447790172"</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Content References for SMS Advanced Alerts</w:t>
            </w:r>
            <w:r>
              <w:rPr>
                <w:noProof/>
                <w:webHidden/>
              </w:rPr>
              <w:tab/>
            </w:r>
            <w:r>
              <w:rPr>
                <w:noProof/>
                <w:webHidden/>
              </w:rPr>
              <w:fldChar w:fldCharType="begin"/>
            </w:r>
            <w:r>
              <w:rPr>
                <w:noProof/>
                <w:webHidden/>
              </w:rPr>
              <w:instrText xml:space="preserve"> PAGEREF _Toc447790172 \h </w:instrText>
            </w:r>
            <w:r>
              <w:rPr>
                <w:noProof/>
                <w:webHidden/>
              </w:rPr>
            </w:r>
          </w:ins>
          <w:r>
            <w:rPr>
              <w:noProof/>
              <w:webHidden/>
            </w:rPr>
            <w:fldChar w:fldCharType="separate"/>
          </w:r>
          <w:ins w:id="92" w:author="Jonathan Drummey" w:date="2016-04-07T11:00:00Z">
            <w:r>
              <w:rPr>
                <w:noProof/>
                <w:webHidden/>
              </w:rPr>
              <w:t>32</w:t>
            </w:r>
            <w:r>
              <w:rPr>
                <w:noProof/>
                <w:webHidden/>
              </w:rPr>
              <w:fldChar w:fldCharType="end"/>
            </w:r>
            <w:r w:rsidRPr="008E55EC">
              <w:rPr>
                <w:rStyle w:val="Hyperlink"/>
                <w:noProof/>
              </w:rPr>
              <w:fldChar w:fldCharType="end"/>
            </w:r>
          </w:ins>
        </w:p>
        <w:p w14:paraId="32E4DC44" w14:textId="77777777" w:rsidR="00C96C9C" w:rsidRDefault="00C96C9C">
          <w:pPr>
            <w:pStyle w:val="TOC1"/>
            <w:tabs>
              <w:tab w:val="right" w:leader="dot" w:pos="9350"/>
            </w:tabs>
            <w:rPr>
              <w:ins w:id="93" w:author="Jonathan Drummey" w:date="2016-04-07T11:00:00Z"/>
              <w:rFonts w:eastAsiaTheme="minorEastAsia" w:cstheme="minorBidi"/>
              <w:b w:val="0"/>
              <w:noProof/>
              <w:color w:val="auto"/>
              <w:sz w:val="22"/>
              <w:szCs w:val="22"/>
            </w:rPr>
          </w:pPr>
          <w:ins w:id="94"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"_Toc447790173"</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Advanced Alert Use Cases</w:t>
            </w:r>
            <w:r>
              <w:rPr>
                <w:noProof/>
                <w:webHidden/>
              </w:rPr>
              <w:tab/>
            </w:r>
            <w:r>
              <w:rPr>
                <w:noProof/>
                <w:webHidden/>
              </w:rPr>
              <w:fldChar w:fldCharType="begin"/>
            </w:r>
            <w:r>
              <w:rPr>
                <w:noProof/>
                <w:webHidden/>
              </w:rPr>
              <w:instrText xml:space="preserve"> PAGEREF _Toc447790173 \h </w:instrText>
            </w:r>
            <w:r>
              <w:rPr>
                <w:noProof/>
                <w:webHidden/>
              </w:rPr>
            </w:r>
          </w:ins>
          <w:r>
            <w:rPr>
              <w:noProof/>
              <w:webHidden/>
            </w:rPr>
            <w:fldChar w:fldCharType="separate"/>
          </w:r>
          <w:ins w:id="95" w:author="Jonathan Drummey" w:date="2016-04-07T11:00:00Z">
            <w:r>
              <w:rPr>
                <w:noProof/>
                <w:webHidden/>
              </w:rPr>
              <w:t>33</w:t>
            </w:r>
            <w:r>
              <w:rPr>
                <w:noProof/>
                <w:webHidden/>
              </w:rPr>
              <w:fldChar w:fldCharType="end"/>
            </w:r>
            <w:r w:rsidRPr="008E55EC">
              <w:rPr>
                <w:rStyle w:val="Hyperlink"/>
                <w:noProof/>
              </w:rPr>
              <w:fldChar w:fldCharType="end"/>
            </w:r>
          </w:ins>
        </w:p>
        <w:p w14:paraId="10E2EE01" w14:textId="77777777" w:rsidR="00C96C9C" w:rsidRDefault="00C96C9C">
          <w:pPr>
            <w:pStyle w:val="TOC3"/>
            <w:tabs>
              <w:tab w:val="right" w:leader="dot" w:pos="9350"/>
            </w:tabs>
            <w:rPr>
              <w:ins w:id="96" w:author="Jonathan Drummey" w:date="2016-04-07T11:00:00Z"/>
              <w:rFonts w:eastAsiaTheme="minorEastAsia" w:cstheme="minorBidi"/>
              <w:noProof/>
              <w:color w:val="auto"/>
            </w:rPr>
          </w:pPr>
          <w:ins w:id="97"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"_Toc447790174"</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Tableau Server Monitoring</w:t>
            </w:r>
            <w:r>
              <w:rPr>
                <w:noProof/>
                <w:webHidden/>
              </w:rPr>
              <w:tab/>
            </w:r>
            <w:r>
              <w:rPr>
                <w:noProof/>
                <w:webHidden/>
              </w:rPr>
              <w:fldChar w:fldCharType="begin"/>
            </w:r>
            <w:r>
              <w:rPr>
                <w:noProof/>
                <w:webHidden/>
              </w:rPr>
              <w:instrText xml:space="preserve"> PAGEREF _Toc447790174 \h </w:instrText>
            </w:r>
            <w:r>
              <w:rPr>
                <w:noProof/>
                <w:webHidden/>
              </w:rPr>
            </w:r>
          </w:ins>
          <w:r>
            <w:rPr>
              <w:noProof/>
              <w:webHidden/>
            </w:rPr>
            <w:fldChar w:fldCharType="separate"/>
          </w:r>
          <w:ins w:id="98" w:author="Jonathan Drummey" w:date="2016-04-07T11:00:00Z">
            <w:r>
              <w:rPr>
                <w:noProof/>
                <w:webHidden/>
              </w:rPr>
              <w:t>33</w:t>
            </w:r>
            <w:r>
              <w:rPr>
                <w:noProof/>
                <w:webHidden/>
              </w:rPr>
              <w:fldChar w:fldCharType="end"/>
            </w:r>
            <w:r w:rsidRPr="008E55EC">
              <w:rPr>
                <w:rStyle w:val="Hyperlink"/>
                <w:noProof/>
              </w:rPr>
              <w:fldChar w:fldCharType="end"/>
            </w:r>
          </w:ins>
        </w:p>
        <w:p w14:paraId="6CD152E9" w14:textId="77777777" w:rsidR="00C96C9C" w:rsidRDefault="00C96C9C">
          <w:pPr>
            <w:pStyle w:val="TOC3"/>
            <w:tabs>
              <w:tab w:val="right" w:leader="dot" w:pos="9350"/>
            </w:tabs>
            <w:rPr>
              <w:ins w:id="99" w:author="Jonathan Drummey" w:date="2016-04-07T11:00:00Z"/>
              <w:rFonts w:eastAsiaTheme="minorEastAsia" w:cstheme="minorBidi"/>
              <w:noProof/>
              <w:color w:val="auto"/>
            </w:rPr>
          </w:pPr>
          <w:ins w:id="100"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"_Toc447790175"</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Extract Failure to Refresh Notifications</w:t>
            </w:r>
            <w:r>
              <w:rPr>
                <w:noProof/>
                <w:webHidden/>
              </w:rPr>
              <w:tab/>
            </w:r>
            <w:r>
              <w:rPr>
                <w:noProof/>
                <w:webHidden/>
              </w:rPr>
              <w:fldChar w:fldCharType="begin"/>
            </w:r>
            <w:r>
              <w:rPr>
                <w:noProof/>
                <w:webHidden/>
              </w:rPr>
              <w:instrText xml:space="preserve"> PAGEREF _Toc447790175 \h </w:instrText>
            </w:r>
            <w:r>
              <w:rPr>
                <w:noProof/>
                <w:webHidden/>
              </w:rPr>
            </w:r>
          </w:ins>
          <w:r>
            <w:rPr>
              <w:noProof/>
              <w:webHidden/>
            </w:rPr>
            <w:fldChar w:fldCharType="separate"/>
          </w:r>
          <w:ins w:id="101" w:author="Jonathan Drummey" w:date="2016-04-07T11:00:00Z">
            <w:r>
              <w:rPr>
                <w:noProof/>
                <w:webHidden/>
              </w:rPr>
              <w:t>33</w:t>
            </w:r>
            <w:r>
              <w:rPr>
                <w:noProof/>
                <w:webHidden/>
              </w:rPr>
              <w:fldChar w:fldCharType="end"/>
            </w:r>
            <w:r w:rsidRPr="008E55EC">
              <w:rPr>
                <w:rStyle w:val="Hyperlink"/>
                <w:noProof/>
              </w:rPr>
              <w:fldChar w:fldCharType="end"/>
            </w:r>
          </w:ins>
        </w:p>
        <w:p w14:paraId="3566977A" w14:textId="77777777" w:rsidR="00C96C9C" w:rsidRDefault="00C96C9C">
          <w:pPr>
            <w:pStyle w:val="TOC3"/>
            <w:tabs>
              <w:tab w:val="right" w:leader="dot" w:pos="9350"/>
            </w:tabs>
            <w:rPr>
              <w:ins w:id="102" w:author="Jonathan Drummey" w:date="2016-04-07T11:00:00Z"/>
              <w:rFonts w:eastAsiaTheme="minorEastAsia" w:cstheme="minorBidi"/>
              <w:noProof/>
              <w:color w:val="auto"/>
            </w:rPr>
          </w:pPr>
          <w:ins w:id="103"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"_Toc447790176"</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Bulk Mailing</w:t>
            </w:r>
            <w:r>
              <w:rPr>
                <w:noProof/>
                <w:webHidden/>
              </w:rPr>
              <w:tab/>
            </w:r>
            <w:r>
              <w:rPr>
                <w:noProof/>
                <w:webHidden/>
              </w:rPr>
              <w:fldChar w:fldCharType="begin"/>
            </w:r>
            <w:r>
              <w:rPr>
                <w:noProof/>
                <w:webHidden/>
              </w:rPr>
              <w:instrText xml:space="preserve"> PAGEREF _Toc447790176 \h </w:instrText>
            </w:r>
            <w:r>
              <w:rPr>
                <w:noProof/>
                <w:webHidden/>
              </w:rPr>
            </w:r>
          </w:ins>
          <w:r>
            <w:rPr>
              <w:noProof/>
              <w:webHidden/>
            </w:rPr>
            <w:fldChar w:fldCharType="separate"/>
          </w:r>
          <w:ins w:id="104" w:author="Jonathan Drummey" w:date="2016-04-07T11:00:00Z">
            <w:r>
              <w:rPr>
                <w:noProof/>
                <w:webHidden/>
              </w:rPr>
              <w:t>33</w:t>
            </w:r>
            <w:r>
              <w:rPr>
                <w:noProof/>
                <w:webHidden/>
              </w:rPr>
              <w:fldChar w:fldCharType="end"/>
            </w:r>
            <w:r w:rsidRPr="008E55EC">
              <w:rPr>
                <w:rStyle w:val="Hyperlink"/>
                <w:noProof/>
              </w:rPr>
              <w:fldChar w:fldCharType="end"/>
            </w:r>
          </w:ins>
        </w:p>
        <w:p w14:paraId="3BCDED46" w14:textId="77777777" w:rsidR="00C96C9C" w:rsidRDefault="00C96C9C">
          <w:pPr>
            <w:pStyle w:val="TOC3"/>
            <w:tabs>
              <w:tab w:val="right" w:leader="dot" w:pos="9350"/>
            </w:tabs>
            <w:rPr>
              <w:ins w:id="105" w:author="Jonathan Drummey" w:date="2016-04-07T11:00:00Z"/>
              <w:rFonts w:eastAsiaTheme="minorEastAsia" w:cstheme="minorBidi"/>
              <w:noProof/>
              <w:color w:val="auto"/>
            </w:rPr>
          </w:pPr>
          <w:ins w:id="106"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"_Toc447790177"</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Consolidated Emails</w:t>
            </w:r>
            <w:r>
              <w:rPr>
                <w:noProof/>
                <w:webHidden/>
              </w:rPr>
              <w:tab/>
            </w:r>
            <w:r>
              <w:rPr>
                <w:noProof/>
                <w:webHidden/>
              </w:rPr>
              <w:fldChar w:fldCharType="begin"/>
            </w:r>
            <w:r>
              <w:rPr>
                <w:noProof/>
                <w:webHidden/>
              </w:rPr>
              <w:instrText xml:space="preserve"> PAGEREF _Toc447790177 \h </w:instrText>
            </w:r>
            <w:r>
              <w:rPr>
                <w:noProof/>
                <w:webHidden/>
              </w:rPr>
            </w:r>
          </w:ins>
          <w:r>
            <w:rPr>
              <w:noProof/>
              <w:webHidden/>
            </w:rPr>
            <w:fldChar w:fldCharType="separate"/>
          </w:r>
          <w:ins w:id="107" w:author="Jonathan Drummey" w:date="2016-04-07T11:00:00Z">
            <w:r>
              <w:rPr>
                <w:noProof/>
                <w:webHidden/>
              </w:rPr>
              <w:t>33</w:t>
            </w:r>
            <w:r>
              <w:rPr>
                <w:noProof/>
                <w:webHidden/>
              </w:rPr>
              <w:fldChar w:fldCharType="end"/>
            </w:r>
            <w:r w:rsidRPr="008E55EC">
              <w:rPr>
                <w:rStyle w:val="Hyperlink"/>
                <w:noProof/>
              </w:rPr>
              <w:fldChar w:fldCharType="end"/>
            </w:r>
          </w:ins>
        </w:p>
        <w:p w14:paraId="66147AFB" w14:textId="77777777" w:rsidR="00C96C9C" w:rsidRDefault="00C96C9C">
          <w:pPr>
            <w:pStyle w:val="TOC3"/>
            <w:tabs>
              <w:tab w:val="right" w:leader="dot" w:pos="9350"/>
            </w:tabs>
            <w:rPr>
              <w:ins w:id="108" w:author="Jonathan Drummey" w:date="2016-04-07T11:00:00Z"/>
              <w:rFonts w:eastAsiaTheme="minorEastAsia" w:cstheme="minorBidi"/>
              <w:noProof/>
              <w:color w:val="auto"/>
            </w:rPr>
          </w:pPr>
          <w:ins w:id="109"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"_Toc447790178"</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Dashboard with Hidden Embedded Alert</w:t>
            </w:r>
            <w:r>
              <w:rPr>
                <w:noProof/>
                <w:webHidden/>
              </w:rPr>
              <w:tab/>
            </w:r>
            <w:r>
              <w:rPr>
                <w:noProof/>
                <w:webHidden/>
              </w:rPr>
              <w:fldChar w:fldCharType="begin"/>
            </w:r>
            <w:r>
              <w:rPr>
                <w:noProof/>
                <w:webHidden/>
              </w:rPr>
              <w:instrText xml:space="preserve"> PAGEREF _Toc447790178 \h </w:instrText>
            </w:r>
            <w:r>
              <w:rPr>
                <w:noProof/>
                <w:webHidden/>
              </w:rPr>
            </w:r>
          </w:ins>
          <w:r>
            <w:rPr>
              <w:noProof/>
              <w:webHidden/>
            </w:rPr>
            <w:fldChar w:fldCharType="separate"/>
          </w:r>
          <w:ins w:id="110" w:author="Jonathan Drummey" w:date="2016-04-07T11:00:00Z">
            <w:r>
              <w:rPr>
                <w:noProof/>
                <w:webHidden/>
              </w:rPr>
              <w:t>34</w:t>
            </w:r>
            <w:r>
              <w:rPr>
                <w:noProof/>
                <w:webHidden/>
              </w:rPr>
              <w:fldChar w:fldCharType="end"/>
            </w:r>
            <w:r w:rsidRPr="008E55EC">
              <w:rPr>
                <w:rStyle w:val="Hyperlink"/>
                <w:noProof/>
              </w:rPr>
              <w:fldChar w:fldCharType="end"/>
            </w:r>
          </w:ins>
        </w:p>
        <w:p w14:paraId="3ABEE63F" w14:textId="77777777" w:rsidR="00C96C9C" w:rsidRDefault="00C96C9C">
          <w:pPr>
            <w:pStyle w:val="TOC1"/>
            <w:tabs>
              <w:tab w:val="right" w:leader="dot" w:pos="9350"/>
            </w:tabs>
            <w:rPr>
              <w:ins w:id="111" w:author="Jonathan Drummey" w:date="2016-04-07T11:00:00Z"/>
              <w:rFonts w:eastAsiaTheme="minorEastAsia" w:cstheme="minorBidi"/>
              <w:b w:val="0"/>
              <w:noProof/>
              <w:color w:val="auto"/>
              <w:sz w:val="22"/>
              <w:szCs w:val="22"/>
            </w:rPr>
          </w:pPr>
          <w:ins w:id="112"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"_Toc447790179"</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Testing an Alert</w:t>
            </w:r>
            <w:r>
              <w:rPr>
                <w:noProof/>
                <w:webHidden/>
              </w:rPr>
              <w:tab/>
            </w:r>
            <w:r>
              <w:rPr>
                <w:noProof/>
                <w:webHidden/>
              </w:rPr>
              <w:fldChar w:fldCharType="begin"/>
            </w:r>
            <w:r>
              <w:rPr>
                <w:noProof/>
                <w:webHidden/>
              </w:rPr>
              <w:instrText xml:space="preserve"> PAGEREF _Toc447790179 \h </w:instrText>
            </w:r>
            <w:r>
              <w:rPr>
                <w:noProof/>
                <w:webHidden/>
              </w:rPr>
            </w:r>
          </w:ins>
          <w:r>
            <w:rPr>
              <w:noProof/>
              <w:webHidden/>
            </w:rPr>
            <w:fldChar w:fldCharType="separate"/>
          </w:r>
          <w:ins w:id="113" w:author="Jonathan Drummey" w:date="2016-04-07T11:00:00Z">
            <w:r>
              <w:rPr>
                <w:noProof/>
                <w:webHidden/>
              </w:rPr>
              <w:t>35</w:t>
            </w:r>
            <w:r>
              <w:rPr>
                <w:noProof/>
                <w:webHidden/>
              </w:rPr>
              <w:fldChar w:fldCharType="end"/>
            </w:r>
            <w:r w:rsidRPr="008E55EC">
              <w:rPr>
                <w:rStyle w:val="Hyperlink"/>
                <w:noProof/>
              </w:rPr>
              <w:fldChar w:fldCharType="end"/>
            </w:r>
          </w:ins>
        </w:p>
        <w:p w14:paraId="4893CA6A" w14:textId="77777777" w:rsidR="00C96C9C" w:rsidRDefault="00C96C9C">
          <w:pPr>
            <w:pStyle w:val="TOC1"/>
            <w:tabs>
              <w:tab w:val="right" w:leader="dot" w:pos="9350"/>
            </w:tabs>
            <w:rPr>
              <w:ins w:id="114" w:author="Jonathan Drummey" w:date="2016-04-07T11:00:00Z"/>
              <w:rFonts w:eastAsiaTheme="minorEastAsia" w:cstheme="minorBidi"/>
              <w:b w:val="0"/>
              <w:noProof/>
              <w:color w:val="auto"/>
              <w:sz w:val="22"/>
              <w:szCs w:val="22"/>
            </w:rPr>
          </w:pPr>
          <w:ins w:id="115"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"_Toc447790180"</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FAQ / Common Issues / Troubleshooting</w:t>
            </w:r>
            <w:r>
              <w:rPr>
                <w:noProof/>
                <w:webHidden/>
              </w:rPr>
              <w:tab/>
            </w:r>
            <w:r>
              <w:rPr>
                <w:noProof/>
                <w:webHidden/>
              </w:rPr>
              <w:fldChar w:fldCharType="begin"/>
            </w:r>
            <w:r>
              <w:rPr>
                <w:noProof/>
                <w:webHidden/>
              </w:rPr>
              <w:instrText xml:space="preserve"> PAGEREF _Toc447790180 \h </w:instrText>
            </w:r>
            <w:r>
              <w:rPr>
                <w:noProof/>
                <w:webHidden/>
              </w:rPr>
            </w:r>
          </w:ins>
          <w:r>
            <w:rPr>
              <w:noProof/>
              <w:webHidden/>
            </w:rPr>
            <w:fldChar w:fldCharType="separate"/>
          </w:r>
          <w:ins w:id="116" w:author="Jonathan Drummey" w:date="2016-04-07T11:00:00Z">
            <w:r>
              <w:rPr>
                <w:noProof/>
                <w:webHidden/>
              </w:rPr>
              <w:t>36</w:t>
            </w:r>
            <w:r>
              <w:rPr>
                <w:noProof/>
                <w:webHidden/>
              </w:rPr>
              <w:fldChar w:fldCharType="end"/>
            </w:r>
            <w:r w:rsidRPr="008E55EC">
              <w:rPr>
                <w:rStyle w:val="Hyperlink"/>
                <w:noProof/>
              </w:rPr>
              <w:fldChar w:fldCharType="end"/>
            </w:r>
          </w:ins>
        </w:p>
        <w:p w14:paraId="68C921F1" w14:textId="77777777" w:rsidR="00C96C9C" w:rsidRDefault="00C96C9C">
          <w:pPr>
            <w:pStyle w:val="TOC2"/>
            <w:tabs>
              <w:tab w:val="right" w:leader="dot" w:pos="9350"/>
            </w:tabs>
            <w:rPr>
              <w:ins w:id="117" w:author="Jonathan Drummey" w:date="2016-04-07T11:00:00Z"/>
              <w:rFonts w:eastAsiaTheme="minorEastAsia" w:cstheme="minorBidi"/>
              <w:b w:val="0"/>
              <w:noProof/>
              <w:color w:val="auto"/>
            </w:rPr>
          </w:pPr>
          <w:ins w:id="118"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"_Toc447790181"</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I got a failure email instead of an alert!</w:t>
            </w:r>
            <w:r>
              <w:rPr>
                <w:noProof/>
                <w:webHidden/>
              </w:rPr>
              <w:tab/>
            </w:r>
            <w:r>
              <w:rPr>
                <w:noProof/>
                <w:webHidden/>
              </w:rPr>
              <w:fldChar w:fldCharType="begin"/>
            </w:r>
            <w:r>
              <w:rPr>
                <w:noProof/>
                <w:webHidden/>
              </w:rPr>
              <w:instrText xml:space="preserve"> PAGEREF _Toc447790181 \h </w:instrText>
            </w:r>
            <w:r>
              <w:rPr>
                <w:noProof/>
                <w:webHidden/>
              </w:rPr>
            </w:r>
          </w:ins>
          <w:r>
            <w:rPr>
              <w:noProof/>
              <w:webHidden/>
            </w:rPr>
            <w:fldChar w:fldCharType="separate"/>
          </w:r>
          <w:ins w:id="119" w:author="Jonathan Drummey" w:date="2016-04-07T11:00:00Z">
            <w:r>
              <w:rPr>
                <w:noProof/>
                <w:webHidden/>
              </w:rPr>
              <w:t>36</w:t>
            </w:r>
            <w:r>
              <w:rPr>
                <w:noProof/>
                <w:webHidden/>
              </w:rPr>
              <w:fldChar w:fldCharType="end"/>
            </w:r>
            <w:r w:rsidRPr="008E55EC">
              <w:rPr>
                <w:rStyle w:val="Hyperlink"/>
                <w:noProof/>
              </w:rPr>
              <w:fldChar w:fldCharType="end"/>
            </w:r>
          </w:ins>
        </w:p>
        <w:p w14:paraId="072807CD" w14:textId="77777777" w:rsidR="00C96C9C" w:rsidRDefault="00C96C9C">
          <w:pPr>
            <w:pStyle w:val="TOC2"/>
            <w:tabs>
              <w:tab w:val="right" w:leader="dot" w:pos="9350"/>
            </w:tabs>
            <w:rPr>
              <w:ins w:id="120" w:author="Jonathan Drummey" w:date="2016-04-07T11:00:00Z"/>
              <w:rFonts w:eastAsiaTheme="minorEastAsia" w:cstheme="minorBidi"/>
              <w:b w:val="0"/>
              <w:noProof/>
              <w:color w:val="auto"/>
            </w:rPr>
          </w:pPr>
          <w:ins w:id="121"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"_Toc447790182"</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I’m getting Simple Alerts when I should be getting Advanced Alerts.</w:t>
            </w:r>
            <w:r>
              <w:rPr>
                <w:noProof/>
                <w:webHidden/>
              </w:rPr>
              <w:tab/>
            </w:r>
            <w:r>
              <w:rPr>
                <w:noProof/>
                <w:webHidden/>
              </w:rPr>
              <w:fldChar w:fldCharType="begin"/>
            </w:r>
            <w:r>
              <w:rPr>
                <w:noProof/>
                <w:webHidden/>
              </w:rPr>
              <w:instrText xml:space="preserve"> PAGEREF _Toc447790182 \h </w:instrText>
            </w:r>
            <w:r>
              <w:rPr>
                <w:noProof/>
                <w:webHidden/>
              </w:rPr>
            </w:r>
          </w:ins>
          <w:r>
            <w:rPr>
              <w:noProof/>
              <w:webHidden/>
            </w:rPr>
            <w:fldChar w:fldCharType="separate"/>
          </w:r>
          <w:ins w:id="122" w:author="Jonathan Drummey" w:date="2016-04-07T11:00:00Z">
            <w:r>
              <w:rPr>
                <w:noProof/>
                <w:webHidden/>
              </w:rPr>
              <w:t>36</w:t>
            </w:r>
            <w:r>
              <w:rPr>
                <w:noProof/>
                <w:webHidden/>
              </w:rPr>
              <w:fldChar w:fldCharType="end"/>
            </w:r>
            <w:r w:rsidRPr="008E55EC">
              <w:rPr>
                <w:rStyle w:val="Hyperlink"/>
                <w:noProof/>
              </w:rPr>
              <w:fldChar w:fldCharType="end"/>
            </w:r>
          </w:ins>
        </w:p>
        <w:p w14:paraId="25BFF082" w14:textId="77777777" w:rsidR="00C96C9C" w:rsidRDefault="00C96C9C">
          <w:pPr>
            <w:pStyle w:val="TOC2"/>
            <w:tabs>
              <w:tab w:val="right" w:leader="dot" w:pos="9350"/>
            </w:tabs>
            <w:rPr>
              <w:ins w:id="123" w:author="Jonathan Drummey" w:date="2016-04-07T11:00:00Z"/>
              <w:rFonts w:eastAsiaTheme="minorEastAsia" w:cstheme="minorBidi"/>
              <w:b w:val="0"/>
              <w:noProof/>
              <w:color w:val="auto"/>
            </w:rPr>
          </w:pPr>
          <w:ins w:id="124"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"_Toc447790183"</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What if I don’t get an alert email when I expect one?</w:t>
            </w:r>
            <w:r>
              <w:rPr>
                <w:noProof/>
                <w:webHidden/>
              </w:rPr>
              <w:tab/>
            </w:r>
            <w:r>
              <w:rPr>
                <w:noProof/>
                <w:webHidden/>
              </w:rPr>
              <w:fldChar w:fldCharType="begin"/>
            </w:r>
            <w:r>
              <w:rPr>
                <w:noProof/>
                <w:webHidden/>
              </w:rPr>
              <w:instrText xml:space="preserve"> PAGEREF _Toc447790183 \h </w:instrText>
            </w:r>
            <w:r>
              <w:rPr>
                <w:noProof/>
                <w:webHidden/>
              </w:rPr>
            </w:r>
          </w:ins>
          <w:r>
            <w:rPr>
              <w:noProof/>
              <w:webHidden/>
            </w:rPr>
            <w:fldChar w:fldCharType="separate"/>
          </w:r>
          <w:ins w:id="125" w:author="Jonathan Drummey" w:date="2016-04-07T11:00:00Z">
            <w:r>
              <w:rPr>
                <w:noProof/>
                <w:webHidden/>
              </w:rPr>
              <w:t>36</w:t>
            </w:r>
            <w:r>
              <w:rPr>
                <w:noProof/>
                <w:webHidden/>
              </w:rPr>
              <w:fldChar w:fldCharType="end"/>
            </w:r>
            <w:r w:rsidRPr="008E55EC">
              <w:rPr>
                <w:rStyle w:val="Hyperlink"/>
                <w:noProof/>
              </w:rPr>
              <w:fldChar w:fldCharType="end"/>
            </w:r>
          </w:ins>
        </w:p>
        <w:p w14:paraId="4F7A6512" w14:textId="77777777" w:rsidR="00C96C9C" w:rsidRDefault="00C96C9C">
          <w:pPr>
            <w:pStyle w:val="TOC2"/>
            <w:tabs>
              <w:tab w:val="right" w:leader="dot" w:pos="9350"/>
            </w:tabs>
            <w:rPr>
              <w:ins w:id="126" w:author="Jonathan Drummey" w:date="2016-04-07T11:00:00Z"/>
              <w:rFonts w:eastAsiaTheme="minorEastAsia" w:cstheme="minorBidi"/>
              <w:b w:val="0"/>
              <w:noProof/>
              <w:color w:val="auto"/>
            </w:rPr>
          </w:pPr>
          <w:ins w:id="127"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"_Toc447790184"</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How can I avoid getting continual alerts for the same data?</w:t>
            </w:r>
            <w:r>
              <w:rPr>
                <w:noProof/>
                <w:webHidden/>
              </w:rPr>
              <w:tab/>
            </w:r>
            <w:r>
              <w:rPr>
                <w:noProof/>
                <w:webHidden/>
              </w:rPr>
              <w:fldChar w:fldCharType="begin"/>
            </w:r>
            <w:r>
              <w:rPr>
                <w:noProof/>
                <w:webHidden/>
              </w:rPr>
              <w:instrText xml:space="preserve"> PAGEREF _Toc447790184 \h </w:instrText>
            </w:r>
            <w:r>
              <w:rPr>
                <w:noProof/>
                <w:webHidden/>
              </w:rPr>
            </w:r>
          </w:ins>
          <w:r>
            <w:rPr>
              <w:noProof/>
              <w:webHidden/>
            </w:rPr>
            <w:fldChar w:fldCharType="separate"/>
          </w:r>
          <w:ins w:id="128" w:author="Jonathan Drummey" w:date="2016-04-07T11:00:00Z">
            <w:r>
              <w:rPr>
                <w:noProof/>
                <w:webHidden/>
              </w:rPr>
              <w:t>37</w:t>
            </w:r>
            <w:r>
              <w:rPr>
                <w:noProof/>
                <w:webHidden/>
              </w:rPr>
              <w:fldChar w:fldCharType="end"/>
            </w:r>
            <w:r w:rsidRPr="008E55EC">
              <w:rPr>
                <w:rStyle w:val="Hyperlink"/>
                <w:noProof/>
              </w:rPr>
              <w:fldChar w:fldCharType="end"/>
            </w:r>
          </w:ins>
        </w:p>
        <w:p w14:paraId="25844612" w14:textId="77777777" w:rsidR="00C96C9C" w:rsidRDefault="00C96C9C">
          <w:pPr>
            <w:pStyle w:val="TOC2"/>
            <w:tabs>
              <w:tab w:val="right" w:leader="dot" w:pos="9350"/>
            </w:tabs>
            <w:rPr>
              <w:ins w:id="129" w:author="Jonathan Drummey" w:date="2016-04-07T11:00:00Z"/>
              <w:rFonts w:eastAsiaTheme="minorEastAsia" w:cstheme="minorBidi"/>
              <w:b w:val="0"/>
              <w:noProof/>
              <w:color w:val="auto"/>
            </w:rPr>
          </w:pPr>
          <w:ins w:id="130"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"_Toc447790185"</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I’m getting my Alerts late.</w:t>
            </w:r>
            <w:r>
              <w:rPr>
                <w:noProof/>
                <w:webHidden/>
              </w:rPr>
              <w:tab/>
            </w:r>
            <w:r>
              <w:rPr>
                <w:noProof/>
                <w:webHidden/>
              </w:rPr>
              <w:fldChar w:fldCharType="begin"/>
            </w:r>
            <w:r>
              <w:rPr>
                <w:noProof/>
                <w:webHidden/>
              </w:rPr>
              <w:instrText xml:space="preserve"> PAGEREF _Toc447790185 \h </w:instrText>
            </w:r>
            <w:r>
              <w:rPr>
                <w:noProof/>
                <w:webHidden/>
              </w:rPr>
            </w:r>
          </w:ins>
          <w:r>
            <w:rPr>
              <w:noProof/>
              <w:webHidden/>
            </w:rPr>
            <w:fldChar w:fldCharType="separate"/>
          </w:r>
          <w:ins w:id="131" w:author="Jonathan Drummey" w:date="2016-04-07T11:00:00Z">
            <w:r>
              <w:rPr>
                <w:noProof/>
                <w:webHidden/>
              </w:rPr>
              <w:t>37</w:t>
            </w:r>
            <w:r>
              <w:rPr>
                <w:noProof/>
                <w:webHidden/>
              </w:rPr>
              <w:fldChar w:fldCharType="end"/>
            </w:r>
            <w:r w:rsidRPr="008E55EC">
              <w:rPr>
                <w:rStyle w:val="Hyperlink"/>
                <w:noProof/>
              </w:rPr>
              <w:fldChar w:fldCharType="end"/>
            </w:r>
          </w:ins>
        </w:p>
        <w:p w14:paraId="5E80F4E8" w14:textId="77777777" w:rsidR="00C96C9C" w:rsidRDefault="00C96C9C">
          <w:pPr>
            <w:pStyle w:val="TOC2"/>
            <w:tabs>
              <w:tab w:val="right" w:leader="dot" w:pos="9350"/>
            </w:tabs>
            <w:rPr>
              <w:ins w:id="132" w:author="Jonathan Drummey" w:date="2016-04-07T11:00:00Z"/>
              <w:rFonts w:eastAsiaTheme="minorEastAsia" w:cstheme="minorBidi"/>
              <w:b w:val="0"/>
              <w:noProof/>
              <w:color w:val="auto"/>
            </w:rPr>
          </w:pPr>
          <w:ins w:id="133"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"_Toc447790186"</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My emails and/or text messages are delivered in the wrong order.</w:t>
            </w:r>
            <w:r>
              <w:rPr>
                <w:noProof/>
                <w:webHidden/>
              </w:rPr>
              <w:tab/>
            </w:r>
            <w:r>
              <w:rPr>
                <w:noProof/>
                <w:webHidden/>
              </w:rPr>
              <w:fldChar w:fldCharType="begin"/>
            </w:r>
            <w:r>
              <w:rPr>
                <w:noProof/>
                <w:webHidden/>
              </w:rPr>
              <w:instrText xml:space="preserve"> PAGEREF _Toc447790186 \h </w:instrText>
            </w:r>
            <w:r>
              <w:rPr>
                <w:noProof/>
                <w:webHidden/>
              </w:rPr>
            </w:r>
          </w:ins>
          <w:r>
            <w:rPr>
              <w:noProof/>
              <w:webHidden/>
            </w:rPr>
            <w:fldChar w:fldCharType="separate"/>
          </w:r>
          <w:ins w:id="134" w:author="Jonathan Drummey" w:date="2016-04-07T11:00:00Z">
            <w:r>
              <w:rPr>
                <w:noProof/>
                <w:webHidden/>
              </w:rPr>
              <w:t>37</w:t>
            </w:r>
            <w:r>
              <w:rPr>
                <w:noProof/>
                <w:webHidden/>
              </w:rPr>
              <w:fldChar w:fldCharType="end"/>
            </w:r>
            <w:r w:rsidRPr="008E55EC">
              <w:rPr>
                <w:rStyle w:val="Hyperlink"/>
                <w:noProof/>
              </w:rPr>
              <w:fldChar w:fldCharType="end"/>
            </w:r>
          </w:ins>
        </w:p>
        <w:p w14:paraId="1440565B" w14:textId="77777777" w:rsidR="00C96C9C" w:rsidRDefault="00C96C9C">
          <w:pPr>
            <w:pStyle w:val="TOC2"/>
            <w:tabs>
              <w:tab w:val="right" w:leader="dot" w:pos="9350"/>
            </w:tabs>
            <w:rPr>
              <w:ins w:id="135" w:author="Jonathan Drummey" w:date="2016-04-07T11:00:00Z"/>
              <w:rFonts w:eastAsiaTheme="minorEastAsia" w:cstheme="minorBidi"/>
              <w:b w:val="0"/>
              <w:noProof/>
              <w:color w:val="auto"/>
            </w:rPr>
          </w:pPr>
          <w:ins w:id="136"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"_Toc447790187"</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There is no default footer on my emails.</w:t>
            </w:r>
            <w:r>
              <w:rPr>
                <w:noProof/>
                <w:webHidden/>
              </w:rPr>
              <w:tab/>
            </w:r>
            <w:r>
              <w:rPr>
                <w:noProof/>
                <w:webHidden/>
              </w:rPr>
              <w:fldChar w:fldCharType="begin"/>
            </w:r>
            <w:r>
              <w:rPr>
                <w:noProof/>
                <w:webHidden/>
              </w:rPr>
              <w:instrText xml:space="preserve"> PAGEREF _Toc447790187 \h </w:instrText>
            </w:r>
            <w:r>
              <w:rPr>
                <w:noProof/>
                <w:webHidden/>
              </w:rPr>
            </w:r>
          </w:ins>
          <w:r>
            <w:rPr>
              <w:noProof/>
              <w:webHidden/>
            </w:rPr>
            <w:fldChar w:fldCharType="separate"/>
          </w:r>
          <w:ins w:id="137" w:author="Jonathan Drummey" w:date="2016-04-07T11:00:00Z">
            <w:r>
              <w:rPr>
                <w:noProof/>
                <w:webHidden/>
              </w:rPr>
              <w:t>37</w:t>
            </w:r>
            <w:r>
              <w:rPr>
                <w:noProof/>
                <w:webHidden/>
              </w:rPr>
              <w:fldChar w:fldCharType="end"/>
            </w:r>
            <w:r w:rsidRPr="008E55EC">
              <w:rPr>
                <w:rStyle w:val="Hyperlink"/>
                <w:noProof/>
              </w:rPr>
              <w:fldChar w:fldCharType="end"/>
            </w:r>
          </w:ins>
        </w:p>
        <w:p w14:paraId="033D8E05" w14:textId="77777777" w:rsidR="00C96C9C" w:rsidRDefault="00C96C9C">
          <w:pPr>
            <w:pStyle w:val="TOC2"/>
            <w:tabs>
              <w:tab w:val="right" w:leader="dot" w:pos="9350"/>
            </w:tabs>
            <w:rPr>
              <w:ins w:id="138" w:author="Jonathan Drummey" w:date="2016-04-07T11:00:00Z"/>
              <w:rFonts w:eastAsiaTheme="minorEastAsia" w:cstheme="minorBidi"/>
              <w:b w:val="0"/>
              <w:noProof/>
              <w:color w:val="auto"/>
            </w:rPr>
          </w:pPr>
          <w:ins w:id="139"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"_Toc447790188"</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My CSV is Bad!</w:t>
            </w:r>
            <w:r>
              <w:rPr>
                <w:noProof/>
                <w:webHidden/>
              </w:rPr>
              <w:tab/>
            </w:r>
            <w:r>
              <w:rPr>
                <w:noProof/>
                <w:webHidden/>
              </w:rPr>
              <w:fldChar w:fldCharType="begin"/>
            </w:r>
            <w:r>
              <w:rPr>
                <w:noProof/>
                <w:webHidden/>
              </w:rPr>
              <w:instrText xml:space="preserve"> PAGEREF _Toc447790188 \h </w:instrText>
            </w:r>
            <w:r>
              <w:rPr>
                <w:noProof/>
                <w:webHidden/>
              </w:rPr>
            </w:r>
          </w:ins>
          <w:r>
            <w:rPr>
              <w:noProof/>
              <w:webHidden/>
            </w:rPr>
            <w:fldChar w:fldCharType="separate"/>
          </w:r>
          <w:ins w:id="140" w:author="Jonathan Drummey" w:date="2016-04-07T11:00:00Z">
            <w:r>
              <w:rPr>
                <w:noProof/>
                <w:webHidden/>
              </w:rPr>
              <w:t>37</w:t>
            </w:r>
            <w:r>
              <w:rPr>
                <w:noProof/>
                <w:webHidden/>
              </w:rPr>
              <w:fldChar w:fldCharType="end"/>
            </w:r>
            <w:r w:rsidRPr="008E55EC">
              <w:rPr>
                <w:rStyle w:val="Hyperlink"/>
                <w:noProof/>
              </w:rPr>
              <w:fldChar w:fldCharType="end"/>
            </w:r>
          </w:ins>
        </w:p>
        <w:p w14:paraId="6B7E08B1" w14:textId="77777777" w:rsidR="00C96C9C" w:rsidRDefault="00C96C9C">
          <w:pPr>
            <w:pStyle w:val="TOC3"/>
            <w:tabs>
              <w:tab w:val="right" w:leader="dot" w:pos="9350"/>
            </w:tabs>
            <w:rPr>
              <w:ins w:id="141" w:author="Jonathan Drummey" w:date="2016-04-07T11:00:00Z"/>
              <w:rFonts w:eastAsiaTheme="minorEastAsia" w:cstheme="minorBidi"/>
              <w:noProof/>
              <w:color w:val="auto"/>
            </w:rPr>
          </w:pPr>
          <w:ins w:id="142"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"_Toc447790189"</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Wrong worksheet’s data</w:t>
            </w:r>
            <w:r>
              <w:rPr>
                <w:noProof/>
                <w:webHidden/>
              </w:rPr>
              <w:tab/>
            </w:r>
            <w:r>
              <w:rPr>
                <w:noProof/>
                <w:webHidden/>
              </w:rPr>
              <w:fldChar w:fldCharType="begin"/>
            </w:r>
            <w:r>
              <w:rPr>
                <w:noProof/>
                <w:webHidden/>
              </w:rPr>
              <w:instrText xml:space="preserve"> PAGEREF _Toc447790189 \h </w:instrText>
            </w:r>
            <w:r>
              <w:rPr>
                <w:noProof/>
                <w:webHidden/>
              </w:rPr>
            </w:r>
          </w:ins>
          <w:r>
            <w:rPr>
              <w:noProof/>
              <w:webHidden/>
            </w:rPr>
            <w:fldChar w:fldCharType="separate"/>
          </w:r>
          <w:ins w:id="143" w:author="Jonathan Drummey" w:date="2016-04-07T11:00:00Z">
            <w:r>
              <w:rPr>
                <w:noProof/>
                <w:webHidden/>
              </w:rPr>
              <w:t>38</w:t>
            </w:r>
            <w:r>
              <w:rPr>
                <w:noProof/>
                <w:webHidden/>
              </w:rPr>
              <w:fldChar w:fldCharType="end"/>
            </w:r>
            <w:r w:rsidRPr="008E55EC">
              <w:rPr>
                <w:rStyle w:val="Hyperlink"/>
                <w:noProof/>
              </w:rPr>
              <w:fldChar w:fldCharType="end"/>
            </w:r>
          </w:ins>
        </w:p>
        <w:p w14:paraId="5D2054F4" w14:textId="77777777" w:rsidR="00C96C9C" w:rsidRDefault="00C96C9C">
          <w:pPr>
            <w:pStyle w:val="TOC3"/>
            <w:tabs>
              <w:tab w:val="right" w:leader="dot" w:pos="9350"/>
            </w:tabs>
            <w:rPr>
              <w:ins w:id="144" w:author="Jonathan Drummey" w:date="2016-04-07T11:00:00Z"/>
              <w:rFonts w:eastAsiaTheme="minorEastAsia" w:cstheme="minorBidi"/>
              <w:noProof/>
              <w:color w:val="auto"/>
            </w:rPr>
          </w:pPr>
          <w:ins w:id="145"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"_Toc447790190"</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Wrong data structure</w:t>
            </w:r>
            <w:r>
              <w:rPr>
                <w:noProof/>
                <w:webHidden/>
              </w:rPr>
              <w:tab/>
            </w:r>
            <w:r>
              <w:rPr>
                <w:noProof/>
                <w:webHidden/>
              </w:rPr>
              <w:fldChar w:fldCharType="begin"/>
            </w:r>
            <w:r>
              <w:rPr>
                <w:noProof/>
                <w:webHidden/>
              </w:rPr>
              <w:instrText xml:space="preserve"> PAGEREF _Toc447790190 \h </w:instrText>
            </w:r>
            <w:r>
              <w:rPr>
                <w:noProof/>
                <w:webHidden/>
              </w:rPr>
            </w:r>
          </w:ins>
          <w:r>
            <w:rPr>
              <w:noProof/>
              <w:webHidden/>
            </w:rPr>
            <w:fldChar w:fldCharType="separate"/>
          </w:r>
          <w:ins w:id="146" w:author="Jonathan Drummey" w:date="2016-04-07T11:00:00Z">
            <w:r>
              <w:rPr>
                <w:noProof/>
                <w:webHidden/>
              </w:rPr>
              <w:t>38</w:t>
            </w:r>
            <w:r>
              <w:rPr>
                <w:noProof/>
                <w:webHidden/>
              </w:rPr>
              <w:fldChar w:fldCharType="end"/>
            </w:r>
            <w:r w:rsidRPr="008E55EC">
              <w:rPr>
                <w:rStyle w:val="Hyperlink"/>
                <w:noProof/>
              </w:rPr>
              <w:fldChar w:fldCharType="end"/>
            </w:r>
          </w:ins>
        </w:p>
        <w:p w14:paraId="3C67FF90" w14:textId="77777777" w:rsidR="00C96C9C" w:rsidRDefault="00C96C9C">
          <w:pPr>
            <w:pStyle w:val="TOC2"/>
            <w:tabs>
              <w:tab w:val="right" w:leader="dot" w:pos="9350"/>
            </w:tabs>
            <w:rPr>
              <w:ins w:id="147" w:author="Jonathan Drummey" w:date="2016-04-07T11:00:00Z"/>
              <w:rFonts w:eastAsiaTheme="minorEastAsia" w:cstheme="minorBidi"/>
              <w:b w:val="0"/>
              <w:noProof/>
              <w:color w:val="auto"/>
            </w:rPr>
          </w:pPr>
          <w:ins w:id="148"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"_Toc447790191"</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My Emails aren’t Consolidating.</w:t>
            </w:r>
            <w:r>
              <w:rPr>
                <w:noProof/>
                <w:webHidden/>
              </w:rPr>
              <w:tab/>
            </w:r>
            <w:r>
              <w:rPr>
                <w:noProof/>
                <w:webHidden/>
              </w:rPr>
              <w:fldChar w:fldCharType="begin"/>
            </w:r>
            <w:r>
              <w:rPr>
                <w:noProof/>
                <w:webHidden/>
              </w:rPr>
              <w:instrText xml:space="preserve"> PAGEREF _Toc447790191 \h </w:instrText>
            </w:r>
            <w:r>
              <w:rPr>
                <w:noProof/>
                <w:webHidden/>
              </w:rPr>
            </w:r>
          </w:ins>
          <w:r>
            <w:rPr>
              <w:noProof/>
              <w:webHidden/>
            </w:rPr>
            <w:fldChar w:fldCharType="separate"/>
          </w:r>
          <w:ins w:id="149" w:author="Jonathan Drummey" w:date="2016-04-07T11:00:00Z">
            <w:r>
              <w:rPr>
                <w:noProof/>
                <w:webHidden/>
              </w:rPr>
              <w:t>38</w:t>
            </w:r>
            <w:r>
              <w:rPr>
                <w:noProof/>
                <w:webHidden/>
              </w:rPr>
              <w:fldChar w:fldCharType="end"/>
            </w:r>
            <w:r w:rsidRPr="008E55EC">
              <w:rPr>
                <w:rStyle w:val="Hyperlink"/>
                <w:noProof/>
              </w:rPr>
              <w:fldChar w:fldCharType="end"/>
            </w:r>
          </w:ins>
        </w:p>
        <w:p w14:paraId="7CC418DE" w14:textId="77777777" w:rsidR="00C96C9C" w:rsidRDefault="00C96C9C">
          <w:pPr>
            <w:pStyle w:val="TOC2"/>
            <w:tabs>
              <w:tab w:val="right" w:leader="dot" w:pos="9350"/>
            </w:tabs>
            <w:rPr>
              <w:ins w:id="150" w:author="Jonathan Drummey" w:date="2016-04-07T11:00:00Z"/>
              <w:rFonts w:eastAsiaTheme="minorEastAsia" w:cstheme="minorBidi"/>
              <w:b w:val="0"/>
              <w:noProof/>
              <w:color w:val="auto"/>
            </w:rPr>
          </w:pPr>
          <w:ins w:id="151"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"_Toc447790192"</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My PDFs aren’t Merging.</w:t>
            </w:r>
            <w:r>
              <w:rPr>
                <w:noProof/>
                <w:webHidden/>
              </w:rPr>
              <w:tab/>
            </w:r>
            <w:r>
              <w:rPr>
                <w:noProof/>
                <w:webHidden/>
              </w:rPr>
              <w:fldChar w:fldCharType="begin"/>
            </w:r>
            <w:r>
              <w:rPr>
                <w:noProof/>
                <w:webHidden/>
              </w:rPr>
              <w:instrText xml:space="preserve"> PAGEREF _Toc447790192 \h </w:instrText>
            </w:r>
            <w:r>
              <w:rPr>
                <w:noProof/>
                <w:webHidden/>
              </w:rPr>
            </w:r>
          </w:ins>
          <w:r>
            <w:rPr>
              <w:noProof/>
              <w:webHidden/>
            </w:rPr>
            <w:fldChar w:fldCharType="separate"/>
          </w:r>
          <w:ins w:id="152" w:author="Jonathan Drummey" w:date="2016-04-07T11:00:00Z">
            <w:r>
              <w:rPr>
                <w:noProof/>
                <w:webHidden/>
              </w:rPr>
              <w:t>39</w:t>
            </w:r>
            <w:r>
              <w:rPr>
                <w:noProof/>
                <w:webHidden/>
              </w:rPr>
              <w:fldChar w:fldCharType="end"/>
            </w:r>
            <w:r w:rsidRPr="008E55EC">
              <w:rPr>
                <w:rStyle w:val="Hyperlink"/>
                <w:noProof/>
              </w:rPr>
              <w:fldChar w:fldCharType="end"/>
            </w:r>
          </w:ins>
        </w:p>
        <w:p w14:paraId="09FAE986" w14:textId="77777777" w:rsidR="00C96C9C" w:rsidRDefault="00C96C9C">
          <w:pPr>
            <w:pStyle w:val="TOC2"/>
            <w:tabs>
              <w:tab w:val="right" w:leader="dot" w:pos="9350"/>
            </w:tabs>
            <w:rPr>
              <w:ins w:id="153" w:author="Jonathan Drummey" w:date="2016-04-07T11:00:00Z"/>
              <w:rFonts w:eastAsiaTheme="minorEastAsia" w:cstheme="minorBidi"/>
              <w:b w:val="0"/>
              <w:noProof/>
              <w:color w:val="auto"/>
            </w:rPr>
          </w:pPr>
          <w:ins w:id="154"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"_Toc447790193"</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I’m getting too few emails, it looks like they are Over-Consolidating.</w:t>
            </w:r>
            <w:r>
              <w:rPr>
                <w:noProof/>
                <w:webHidden/>
              </w:rPr>
              <w:tab/>
            </w:r>
            <w:r>
              <w:rPr>
                <w:noProof/>
                <w:webHidden/>
              </w:rPr>
              <w:fldChar w:fldCharType="begin"/>
            </w:r>
            <w:r>
              <w:rPr>
                <w:noProof/>
                <w:webHidden/>
              </w:rPr>
              <w:instrText xml:space="preserve"> PAGEREF _Toc447790193 \h </w:instrText>
            </w:r>
            <w:r>
              <w:rPr>
                <w:noProof/>
                <w:webHidden/>
              </w:rPr>
            </w:r>
          </w:ins>
          <w:r>
            <w:rPr>
              <w:noProof/>
              <w:webHidden/>
            </w:rPr>
            <w:fldChar w:fldCharType="separate"/>
          </w:r>
          <w:ins w:id="155" w:author="Jonathan Drummey" w:date="2016-04-07T11:00:00Z">
            <w:r>
              <w:rPr>
                <w:noProof/>
                <w:webHidden/>
              </w:rPr>
              <w:t>39</w:t>
            </w:r>
            <w:r>
              <w:rPr>
                <w:noProof/>
                <w:webHidden/>
              </w:rPr>
              <w:fldChar w:fldCharType="end"/>
            </w:r>
            <w:r w:rsidRPr="008E55EC">
              <w:rPr>
                <w:rStyle w:val="Hyperlink"/>
                <w:noProof/>
              </w:rPr>
              <w:fldChar w:fldCharType="end"/>
            </w:r>
          </w:ins>
        </w:p>
        <w:p w14:paraId="79DD6A4E" w14:textId="77777777" w:rsidR="00C96C9C" w:rsidRDefault="00C96C9C">
          <w:pPr>
            <w:pStyle w:val="TOC2"/>
            <w:tabs>
              <w:tab w:val="right" w:leader="dot" w:pos="9350"/>
            </w:tabs>
            <w:rPr>
              <w:ins w:id="156" w:author="Jonathan Drummey" w:date="2016-04-07T11:00:00Z"/>
              <w:rFonts w:eastAsiaTheme="minorEastAsia" w:cstheme="minorBidi"/>
              <w:b w:val="0"/>
              <w:noProof/>
              <w:color w:val="auto"/>
            </w:rPr>
          </w:pPr>
          <w:ins w:id="157"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"_Toc447790194"</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Inline and/or Appended Attachments aren’t showing up in my email.</w:t>
            </w:r>
            <w:r>
              <w:rPr>
                <w:noProof/>
                <w:webHidden/>
              </w:rPr>
              <w:tab/>
            </w:r>
            <w:r>
              <w:rPr>
                <w:noProof/>
                <w:webHidden/>
              </w:rPr>
              <w:fldChar w:fldCharType="begin"/>
            </w:r>
            <w:r>
              <w:rPr>
                <w:noProof/>
                <w:webHidden/>
              </w:rPr>
              <w:instrText xml:space="preserve"> PAGEREF _Toc447790194 \h </w:instrText>
            </w:r>
            <w:r>
              <w:rPr>
                <w:noProof/>
                <w:webHidden/>
              </w:rPr>
            </w:r>
          </w:ins>
          <w:r>
            <w:rPr>
              <w:noProof/>
              <w:webHidden/>
            </w:rPr>
            <w:fldChar w:fldCharType="separate"/>
          </w:r>
          <w:ins w:id="158" w:author="Jonathan Drummey" w:date="2016-04-07T11:00:00Z">
            <w:r>
              <w:rPr>
                <w:noProof/>
                <w:webHidden/>
              </w:rPr>
              <w:t>40</w:t>
            </w:r>
            <w:r>
              <w:rPr>
                <w:noProof/>
                <w:webHidden/>
              </w:rPr>
              <w:fldChar w:fldCharType="end"/>
            </w:r>
            <w:r w:rsidRPr="008E55EC">
              <w:rPr>
                <w:rStyle w:val="Hyperlink"/>
                <w:noProof/>
              </w:rPr>
              <w:fldChar w:fldCharType="end"/>
            </w:r>
          </w:ins>
        </w:p>
        <w:p w14:paraId="3E442E1E" w14:textId="77777777" w:rsidR="00C96C9C" w:rsidRDefault="00C96C9C">
          <w:pPr>
            <w:pStyle w:val="TOC2"/>
            <w:tabs>
              <w:tab w:val="right" w:leader="dot" w:pos="9350"/>
            </w:tabs>
            <w:rPr>
              <w:ins w:id="159" w:author="Jonathan Drummey" w:date="2016-04-07T11:00:00Z"/>
              <w:rFonts w:eastAsiaTheme="minorEastAsia" w:cstheme="minorBidi"/>
              <w:b w:val="0"/>
              <w:noProof/>
              <w:color w:val="auto"/>
            </w:rPr>
          </w:pPr>
          <w:ins w:id="160"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"_Toc447790195"</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My files aren’t exporting.</w:t>
            </w:r>
            <w:r>
              <w:rPr>
                <w:noProof/>
                <w:webHidden/>
              </w:rPr>
              <w:tab/>
            </w:r>
            <w:r>
              <w:rPr>
                <w:noProof/>
                <w:webHidden/>
              </w:rPr>
              <w:fldChar w:fldCharType="begin"/>
            </w:r>
            <w:r>
              <w:rPr>
                <w:noProof/>
                <w:webHidden/>
              </w:rPr>
              <w:instrText xml:space="preserve"> PAGEREF _Toc447790195 \h </w:instrText>
            </w:r>
            <w:r>
              <w:rPr>
                <w:noProof/>
                <w:webHidden/>
              </w:rPr>
            </w:r>
          </w:ins>
          <w:r>
            <w:rPr>
              <w:noProof/>
              <w:webHidden/>
            </w:rPr>
            <w:fldChar w:fldCharType="separate"/>
          </w:r>
          <w:ins w:id="161" w:author="Jonathan Drummey" w:date="2016-04-07T11:00:00Z">
            <w:r>
              <w:rPr>
                <w:noProof/>
                <w:webHidden/>
              </w:rPr>
              <w:t>40</w:t>
            </w:r>
            <w:r>
              <w:rPr>
                <w:noProof/>
                <w:webHidden/>
              </w:rPr>
              <w:fldChar w:fldCharType="end"/>
            </w:r>
            <w:r w:rsidRPr="008E55EC">
              <w:rPr>
                <w:rStyle w:val="Hyperlink"/>
                <w:noProof/>
              </w:rPr>
              <w:fldChar w:fldCharType="end"/>
            </w:r>
          </w:ins>
        </w:p>
        <w:p w14:paraId="58AA116F" w14:textId="77777777" w:rsidR="00C96C9C" w:rsidRDefault="00C96C9C">
          <w:pPr>
            <w:pStyle w:val="TOC1"/>
            <w:tabs>
              <w:tab w:val="right" w:leader="dot" w:pos="9350"/>
            </w:tabs>
            <w:rPr>
              <w:ins w:id="162" w:author="Jonathan Drummey" w:date="2016-04-07T11:00:00Z"/>
              <w:rFonts w:eastAsiaTheme="minorEastAsia" w:cstheme="minorBidi"/>
              <w:b w:val="0"/>
              <w:noProof/>
              <w:color w:val="auto"/>
              <w:sz w:val="22"/>
              <w:szCs w:val="22"/>
            </w:rPr>
          </w:pPr>
          <w:ins w:id="163"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"_Toc447790196"</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Getting VizAlerts Help</w:t>
            </w:r>
            <w:r>
              <w:rPr>
                <w:noProof/>
                <w:webHidden/>
              </w:rPr>
              <w:tab/>
            </w:r>
            <w:r>
              <w:rPr>
                <w:noProof/>
                <w:webHidden/>
              </w:rPr>
              <w:fldChar w:fldCharType="begin"/>
            </w:r>
            <w:r>
              <w:rPr>
                <w:noProof/>
                <w:webHidden/>
              </w:rPr>
              <w:instrText xml:space="preserve"> PAGEREF _Toc447790196 \h </w:instrText>
            </w:r>
            <w:r>
              <w:rPr>
                <w:noProof/>
                <w:webHidden/>
              </w:rPr>
            </w:r>
          </w:ins>
          <w:r>
            <w:rPr>
              <w:noProof/>
              <w:webHidden/>
            </w:rPr>
            <w:fldChar w:fldCharType="separate"/>
          </w:r>
          <w:ins w:id="164" w:author="Jonathan Drummey" w:date="2016-04-07T11:00:00Z">
            <w:r>
              <w:rPr>
                <w:noProof/>
                <w:webHidden/>
              </w:rPr>
              <w:t>40</w:t>
            </w:r>
            <w:r>
              <w:rPr>
                <w:noProof/>
                <w:webHidden/>
              </w:rPr>
              <w:fldChar w:fldCharType="end"/>
            </w:r>
            <w:r w:rsidRPr="008E55EC">
              <w:rPr>
                <w:rStyle w:val="Hyperlink"/>
                <w:noProof/>
              </w:rPr>
              <w:fldChar w:fldCharType="end"/>
            </w:r>
          </w:ins>
        </w:p>
        <w:p w14:paraId="0F6BB5AE" w14:textId="77777777" w:rsidR="00C96C9C" w:rsidRDefault="00C96C9C">
          <w:pPr>
            <w:pStyle w:val="TOC1"/>
            <w:tabs>
              <w:tab w:val="right" w:leader="dot" w:pos="9350"/>
            </w:tabs>
            <w:rPr>
              <w:ins w:id="165" w:author="Jonathan Drummey" w:date="2016-04-07T11:00:00Z"/>
              <w:rFonts w:eastAsiaTheme="minorEastAsia" w:cstheme="minorBidi"/>
              <w:b w:val="0"/>
              <w:noProof/>
              <w:color w:val="auto"/>
              <w:sz w:val="22"/>
              <w:szCs w:val="22"/>
            </w:rPr>
          </w:pPr>
          <w:ins w:id="166"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"_Toc447790197"</w:instrText>
            </w:r>
            <w:r w:rsidRPr="008E55EC">
              <w:rPr>
                <w:rStyle w:val="Hyperlink"/>
                <w:noProof/>
              </w:rPr>
              <w:instrText xml:space="preserve"> </w:instrText>
            </w:r>
            <w:r w:rsidRPr="008E55EC">
              <w:rPr>
                <w:rStyle w:val="Hyperlink"/>
                <w:noProof/>
              </w:rPr>
            </w:r>
            <w:r w:rsidRPr="008E55EC">
              <w:rPr>
                <w:rStyle w:val="Hyperlink"/>
                <w:noProof/>
              </w:rPr>
              <w:fldChar w:fldCharType="separate"/>
            </w:r>
            <w:r w:rsidRPr="008E55EC">
              <w:rPr>
                <w:rStyle w:val="Hyperlink"/>
                <w:noProof/>
              </w:rPr>
              <w:t>Contributing to VizAlerts</w:t>
            </w:r>
            <w:r>
              <w:rPr>
                <w:noProof/>
                <w:webHidden/>
              </w:rPr>
              <w:tab/>
            </w:r>
            <w:r>
              <w:rPr>
                <w:noProof/>
                <w:webHidden/>
              </w:rPr>
              <w:fldChar w:fldCharType="begin"/>
            </w:r>
            <w:r>
              <w:rPr>
                <w:noProof/>
                <w:webHidden/>
              </w:rPr>
              <w:instrText xml:space="preserve"> PAGEREF _Toc447790197 \h </w:instrText>
            </w:r>
            <w:r>
              <w:rPr>
                <w:noProof/>
                <w:webHidden/>
              </w:rPr>
            </w:r>
          </w:ins>
          <w:r>
            <w:rPr>
              <w:noProof/>
              <w:webHidden/>
            </w:rPr>
            <w:fldChar w:fldCharType="separate"/>
          </w:r>
          <w:ins w:id="167" w:author="Jonathan Drummey" w:date="2016-04-07T11:00:00Z">
            <w:r>
              <w:rPr>
                <w:noProof/>
                <w:webHidden/>
              </w:rPr>
              <w:t>41</w:t>
            </w:r>
            <w:r>
              <w:rPr>
                <w:noProof/>
                <w:webHidden/>
              </w:rPr>
              <w:fldChar w:fldCharType="end"/>
            </w:r>
            <w:r w:rsidRPr="008E55EC">
              <w:rPr>
                <w:rStyle w:val="Hyperlink"/>
                <w:noProof/>
              </w:rPr>
              <w:fldChar w:fldCharType="end"/>
            </w:r>
          </w:ins>
        </w:p>
        <w:p w14:paraId="1CA8EDF6" w14:textId="75E4A41F" w:rsidR="00D26832" w:rsidDel="00C96C9C" w:rsidRDefault="00D26832">
          <w:pPr>
            <w:pStyle w:val="TOC1"/>
            <w:tabs>
              <w:tab w:val="right" w:leader="dot" w:pos="9350"/>
            </w:tabs>
            <w:rPr>
              <w:del w:id="168" w:author="Jonathan Drummey" w:date="2016-04-07T11:00:00Z"/>
              <w:rFonts w:eastAsiaTheme="minorEastAsia" w:cstheme="minorBidi"/>
              <w:b w:val="0"/>
              <w:noProof/>
              <w:color w:val="auto"/>
              <w:sz w:val="22"/>
              <w:szCs w:val="22"/>
            </w:rPr>
          </w:pPr>
          <w:del w:id="169" w:author="Jonathan Drummey" w:date="2016-04-07T11:00:00Z">
            <w:r w:rsidRPr="00C96C9C" w:rsidDel="00C96C9C">
              <w:rPr>
                <w:rStyle w:val="Hyperlink"/>
                <w:noProof/>
                <w:rPrChange w:id="170" w:author="Jonathan Drummey" w:date="2016-04-07T11:00:00Z">
                  <w:rPr>
                    <w:rStyle w:val="Hyperlink"/>
                    <w:noProof/>
                  </w:rPr>
                </w:rPrChange>
              </w:rPr>
              <w:delText>What is VizAlerts?</w:delText>
            </w:r>
            <w:r w:rsidDel="00C96C9C">
              <w:rPr>
                <w:noProof/>
                <w:webHidden/>
              </w:rPr>
              <w:tab/>
              <w:delText>4</w:delText>
            </w:r>
          </w:del>
        </w:p>
        <w:p w14:paraId="17BDB562" w14:textId="5F79284E" w:rsidR="00D26832" w:rsidDel="00C96C9C" w:rsidRDefault="00D26832">
          <w:pPr>
            <w:pStyle w:val="TOC2"/>
            <w:tabs>
              <w:tab w:val="right" w:leader="dot" w:pos="9350"/>
            </w:tabs>
            <w:rPr>
              <w:del w:id="171" w:author="Jonathan Drummey" w:date="2016-04-07T11:00:00Z"/>
              <w:rFonts w:eastAsiaTheme="minorEastAsia" w:cstheme="minorBidi"/>
              <w:b w:val="0"/>
              <w:noProof/>
              <w:color w:val="auto"/>
            </w:rPr>
          </w:pPr>
          <w:del w:id="172" w:author="Jonathan Drummey" w:date="2016-04-07T11:00:00Z">
            <w:r w:rsidRPr="00C96C9C" w:rsidDel="00C96C9C">
              <w:rPr>
                <w:rStyle w:val="Hyperlink"/>
                <w:noProof/>
                <w:rPrChange w:id="173" w:author="Jonathan Drummey" w:date="2016-04-07T11:00:00Z">
                  <w:rPr>
                    <w:rStyle w:val="Hyperlink"/>
                    <w:noProof/>
                  </w:rPr>
                </w:rPrChange>
              </w:rPr>
              <w:delText>What can VizAlerts do?</w:delText>
            </w:r>
            <w:r w:rsidDel="00C96C9C">
              <w:rPr>
                <w:noProof/>
                <w:webHidden/>
              </w:rPr>
              <w:tab/>
              <w:delText>4</w:delText>
            </w:r>
          </w:del>
        </w:p>
        <w:p w14:paraId="63E44139" w14:textId="460C1985" w:rsidR="00D26832" w:rsidDel="00C96C9C" w:rsidRDefault="00D26832">
          <w:pPr>
            <w:pStyle w:val="TOC1"/>
            <w:tabs>
              <w:tab w:val="right" w:leader="dot" w:pos="9350"/>
            </w:tabs>
            <w:rPr>
              <w:del w:id="174" w:author="Jonathan Drummey" w:date="2016-04-07T11:00:00Z"/>
              <w:rFonts w:eastAsiaTheme="minorEastAsia" w:cstheme="minorBidi"/>
              <w:b w:val="0"/>
              <w:noProof/>
              <w:color w:val="auto"/>
              <w:sz w:val="22"/>
              <w:szCs w:val="22"/>
            </w:rPr>
          </w:pPr>
          <w:del w:id="175" w:author="Jonathan Drummey" w:date="2016-04-07T11:00:00Z">
            <w:r w:rsidRPr="00C96C9C" w:rsidDel="00C96C9C">
              <w:rPr>
                <w:rStyle w:val="Hyperlink"/>
                <w:noProof/>
                <w:rPrChange w:id="176" w:author="Jonathan Drummey" w:date="2016-04-07T11:00:00Z">
                  <w:rPr>
                    <w:rStyle w:val="Hyperlink"/>
                    <w:noProof/>
                  </w:rPr>
                </w:rPrChange>
              </w:rPr>
              <w:delText>How do I use it?</w:delText>
            </w:r>
            <w:r w:rsidDel="00C96C9C">
              <w:rPr>
                <w:noProof/>
                <w:webHidden/>
              </w:rPr>
              <w:tab/>
              <w:delText>4</w:delText>
            </w:r>
          </w:del>
        </w:p>
        <w:p w14:paraId="46A712A1" w14:textId="593BCD58" w:rsidR="00D26832" w:rsidDel="00C96C9C" w:rsidRDefault="00D26832">
          <w:pPr>
            <w:pStyle w:val="TOC1"/>
            <w:tabs>
              <w:tab w:val="right" w:leader="dot" w:pos="9350"/>
            </w:tabs>
            <w:rPr>
              <w:del w:id="177" w:author="Jonathan Drummey" w:date="2016-04-07T11:00:00Z"/>
              <w:rFonts w:eastAsiaTheme="minorEastAsia" w:cstheme="minorBidi"/>
              <w:b w:val="0"/>
              <w:noProof/>
              <w:color w:val="auto"/>
              <w:sz w:val="22"/>
              <w:szCs w:val="22"/>
            </w:rPr>
          </w:pPr>
          <w:del w:id="178" w:author="Jonathan Drummey" w:date="2016-04-07T11:00:00Z">
            <w:r w:rsidRPr="00C96C9C" w:rsidDel="00C96C9C">
              <w:rPr>
                <w:rStyle w:val="Hyperlink"/>
                <w:noProof/>
                <w:rPrChange w:id="179" w:author="Jonathan Drummey" w:date="2016-04-07T11:00:00Z">
                  <w:rPr>
                    <w:rStyle w:val="Hyperlink"/>
                    <w:noProof/>
                  </w:rPr>
                </w:rPrChange>
              </w:rPr>
              <w:delText>Simple Alerts</w:delText>
            </w:r>
            <w:r w:rsidDel="00C96C9C">
              <w:rPr>
                <w:noProof/>
                <w:webHidden/>
              </w:rPr>
              <w:tab/>
              <w:delText>6</w:delText>
            </w:r>
          </w:del>
        </w:p>
        <w:p w14:paraId="12828C0C" w14:textId="6641947D" w:rsidR="00D26832" w:rsidDel="00C96C9C" w:rsidRDefault="00D26832">
          <w:pPr>
            <w:pStyle w:val="TOC1"/>
            <w:tabs>
              <w:tab w:val="right" w:leader="dot" w:pos="9350"/>
            </w:tabs>
            <w:rPr>
              <w:del w:id="180" w:author="Jonathan Drummey" w:date="2016-04-07T11:00:00Z"/>
              <w:rFonts w:eastAsiaTheme="minorEastAsia" w:cstheme="minorBidi"/>
              <w:b w:val="0"/>
              <w:noProof/>
              <w:color w:val="auto"/>
              <w:sz w:val="22"/>
              <w:szCs w:val="22"/>
            </w:rPr>
          </w:pPr>
          <w:del w:id="181" w:author="Jonathan Drummey" w:date="2016-04-07T11:00:00Z">
            <w:r w:rsidRPr="00C96C9C" w:rsidDel="00C96C9C">
              <w:rPr>
                <w:rStyle w:val="Hyperlink"/>
                <w:noProof/>
                <w:rPrChange w:id="182" w:author="Jonathan Drummey" w:date="2016-04-07T11:00:00Z">
                  <w:rPr>
                    <w:rStyle w:val="Hyperlink"/>
                    <w:noProof/>
                  </w:rPr>
                </w:rPrChange>
              </w:rPr>
              <w:delText>Advanced Alerts</w:delText>
            </w:r>
            <w:r w:rsidDel="00C96C9C">
              <w:rPr>
                <w:noProof/>
                <w:webHidden/>
              </w:rPr>
              <w:tab/>
              <w:delText>7</w:delText>
            </w:r>
          </w:del>
        </w:p>
        <w:p w14:paraId="35436EDE" w14:textId="7CEA7259" w:rsidR="00D26832" w:rsidDel="00C96C9C" w:rsidRDefault="00D26832">
          <w:pPr>
            <w:pStyle w:val="TOC3"/>
            <w:tabs>
              <w:tab w:val="right" w:leader="dot" w:pos="9350"/>
            </w:tabs>
            <w:rPr>
              <w:del w:id="183" w:author="Jonathan Drummey" w:date="2016-04-07T11:00:00Z"/>
              <w:rFonts w:eastAsiaTheme="minorEastAsia" w:cstheme="minorBidi"/>
              <w:noProof/>
              <w:color w:val="auto"/>
            </w:rPr>
          </w:pPr>
          <w:del w:id="184" w:author="Jonathan Drummey" w:date="2016-04-07T11:00:00Z">
            <w:r w:rsidRPr="00C96C9C" w:rsidDel="00C96C9C">
              <w:rPr>
                <w:rStyle w:val="Hyperlink"/>
                <w:noProof/>
                <w:rPrChange w:id="185" w:author="Jonathan Drummey" w:date="2016-04-07T11:00:00Z">
                  <w:rPr>
                    <w:rStyle w:val="Hyperlink"/>
                    <w:noProof/>
                  </w:rPr>
                </w:rPrChange>
              </w:rPr>
              <w:delText>Important Info About Advanced Alerts</w:delText>
            </w:r>
            <w:r w:rsidDel="00C96C9C">
              <w:rPr>
                <w:noProof/>
                <w:webHidden/>
              </w:rPr>
              <w:tab/>
              <w:delText>8</w:delText>
            </w:r>
          </w:del>
        </w:p>
        <w:p w14:paraId="77011190" w14:textId="4931B299" w:rsidR="00D26832" w:rsidDel="00C96C9C" w:rsidRDefault="00D26832">
          <w:pPr>
            <w:pStyle w:val="TOC2"/>
            <w:tabs>
              <w:tab w:val="right" w:leader="dot" w:pos="9350"/>
            </w:tabs>
            <w:rPr>
              <w:del w:id="186" w:author="Jonathan Drummey" w:date="2016-04-07T11:00:00Z"/>
              <w:rFonts w:eastAsiaTheme="minorEastAsia" w:cstheme="minorBidi"/>
              <w:b w:val="0"/>
              <w:noProof/>
              <w:color w:val="auto"/>
            </w:rPr>
          </w:pPr>
          <w:del w:id="187" w:author="Jonathan Drummey" w:date="2016-04-07T11:00:00Z">
            <w:r w:rsidRPr="00C96C9C" w:rsidDel="00C96C9C">
              <w:rPr>
                <w:rStyle w:val="Hyperlink"/>
                <w:noProof/>
                <w:rPrChange w:id="188" w:author="Jonathan Drummey" w:date="2016-04-07T11:00:00Z">
                  <w:rPr>
                    <w:rStyle w:val="Hyperlink"/>
                    <w:noProof/>
                  </w:rPr>
                </w:rPrChange>
              </w:rPr>
              <w:delText>Advanced Alerts Walkthrough #1 – Send the Trigger Viz</w:delText>
            </w:r>
            <w:r w:rsidDel="00C96C9C">
              <w:rPr>
                <w:noProof/>
                <w:webHidden/>
              </w:rPr>
              <w:tab/>
              <w:delText>8</w:delText>
            </w:r>
          </w:del>
        </w:p>
        <w:p w14:paraId="7F0BB61F" w14:textId="129D7193" w:rsidR="00D26832" w:rsidDel="00C96C9C" w:rsidRDefault="00D26832">
          <w:pPr>
            <w:pStyle w:val="TOC2"/>
            <w:tabs>
              <w:tab w:val="right" w:leader="dot" w:pos="9350"/>
            </w:tabs>
            <w:rPr>
              <w:del w:id="189" w:author="Jonathan Drummey" w:date="2016-04-07T11:00:00Z"/>
              <w:rFonts w:eastAsiaTheme="minorEastAsia" w:cstheme="minorBidi"/>
              <w:b w:val="0"/>
              <w:noProof/>
              <w:color w:val="auto"/>
            </w:rPr>
          </w:pPr>
          <w:del w:id="190" w:author="Jonathan Drummey" w:date="2016-04-07T11:00:00Z">
            <w:r w:rsidRPr="00C96C9C" w:rsidDel="00C96C9C">
              <w:rPr>
                <w:rStyle w:val="Hyperlink"/>
                <w:noProof/>
                <w:rPrChange w:id="191" w:author="Jonathan Drummey" w:date="2016-04-07T11:00:00Z">
                  <w:rPr>
                    <w:rStyle w:val="Hyperlink"/>
                    <w:noProof/>
                  </w:rPr>
                </w:rPrChange>
              </w:rPr>
              <w:delText>Advanced Alerts Walkthrough #2 – Send a Custom Viz</w:delText>
            </w:r>
            <w:r w:rsidDel="00C96C9C">
              <w:rPr>
                <w:noProof/>
                <w:webHidden/>
              </w:rPr>
              <w:tab/>
              <w:delText>13</w:delText>
            </w:r>
          </w:del>
        </w:p>
        <w:p w14:paraId="7F56CA5B" w14:textId="3D1ACDA6" w:rsidR="00D26832" w:rsidDel="00C96C9C" w:rsidRDefault="00D26832">
          <w:pPr>
            <w:pStyle w:val="TOC1"/>
            <w:tabs>
              <w:tab w:val="right" w:leader="dot" w:pos="9350"/>
            </w:tabs>
            <w:rPr>
              <w:del w:id="192" w:author="Jonathan Drummey" w:date="2016-04-07T11:00:00Z"/>
              <w:rFonts w:eastAsiaTheme="minorEastAsia" w:cstheme="minorBidi"/>
              <w:b w:val="0"/>
              <w:noProof/>
              <w:color w:val="auto"/>
              <w:sz w:val="22"/>
              <w:szCs w:val="22"/>
            </w:rPr>
          </w:pPr>
          <w:del w:id="193" w:author="Jonathan Drummey" w:date="2016-04-07T11:00:00Z">
            <w:r w:rsidRPr="00C96C9C" w:rsidDel="00C96C9C">
              <w:rPr>
                <w:rStyle w:val="Hyperlink"/>
                <w:noProof/>
                <w:rPrChange w:id="194" w:author="Jonathan Drummey" w:date="2016-04-07T11:00:00Z">
                  <w:rPr>
                    <w:rStyle w:val="Hyperlink"/>
                    <w:noProof/>
                  </w:rPr>
                </w:rPrChange>
              </w:rPr>
              <w:delText>Additional Advanced Alert Features</w:delText>
            </w:r>
            <w:r w:rsidDel="00C96C9C">
              <w:rPr>
                <w:noProof/>
                <w:webHidden/>
              </w:rPr>
              <w:tab/>
              <w:delText>19</w:delText>
            </w:r>
          </w:del>
        </w:p>
        <w:p w14:paraId="3F9DF214" w14:textId="48502A74" w:rsidR="00D26832" w:rsidDel="00C96C9C" w:rsidRDefault="00D26832">
          <w:pPr>
            <w:pStyle w:val="TOC2"/>
            <w:tabs>
              <w:tab w:val="right" w:leader="dot" w:pos="9350"/>
            </w:tabs>
            <w:rPr>
              <w:del w:id="195" w:author="Jonathan Drummey" w:date="2016-04-07T11:00:00Z"/>
              <w:rFonts w:eastAsiaTheme="minorEastAsia" w:cstheme="minorBidi"/>
              <w:b w:val="0"/>
              <w:noProof/>
              <w:color w:val="auto"/>
            </w:rPr>
          </w:pPr>
          <w:del w:id="196" w:author="Jonathan Drummey" w:date="2016-04-07T11:00:00Z">
            <w:r w:rsidRPr="00C96C9C" w:rsidDel="00C96C9C">
              <w:rPr>
                <w:rStyle w:val="Hyperlink"/>
                <w:noProof/>
                <w:rPrChange w:id="197" w:author="Jonathan Drummey" w:date="2016-04-07T11:00:00Z">
                  <w:rPr>
                    <w:rStyle w:val="Hyperlink"/>
                    <w:noProof/>
                  </w:rPr>
                </w:rPrChange>
              </w:rPr>
              <w:delText>Custom Body, Header, and Footer</w:delText>
            </w:r>
            <w:r w:rsidDel="00C96C9C">
              <w:rPr>
                <w:noProof/>
                <w:webHidden/>
              </w:rPr>
              <w:tab/>
              <w:delText>19</w:delText>
            </w:r>
          </w:del>
        </w:p>
        <w:p w14:paraId="295CCE32" w14:textId="4679731D" w:rsidR="00D26832" w:rsidDel="00C96C9C" w:rsidRDefault="00D26832">
          <w:pPr>
            <w:pStyle w:val="TOC2"/>
            <w:tabs>
              <w:tab w:val="right" w:leader="dot" w:pos="9350"/>
            </w:tabs>
            <w:rPr>
              <w:del w:id="198" w:author="Jonathan Drummey" w:date="2016-04-07T11:00:00Z"/>
              <w:rFonts w:eastAsiaTheme="minorEastAsia" w:cstheme="minorBidi"/>
              <w:b w:val="0"/>
              <w:noProof/>
              <w:color w:val="auto"/>
            </w:rPr>
          </w:pPr>
          <w:del w:id="199" w:author="Jonathan Drummey" w:date="2016-04-07T11:00:00Z">
            <w:r w:rsidRPr="00C96C9C" w:rsidDel="00C96C9C">
              <w:rPr>
                <w:rStyle w:val="Hyperlink"/>
                <w:noProof/>
                <w:rPrChange w:id="200" w:author="Jonathan Drummey" w:date="2016-04-07T11:00:00Z">
                  <w:rPr>
                    <w:rStyle w:val="Hyperlink"/>
                    <w:noProof/>
                  </w:rPr>
                </w:rPrChange>
              </w:rPr>
              <w:delText>Content References</w:delText>
            </w:r>
            <w:r w:rsidDel="00C96C9C">
              <w:rPr>
                <w:noProof/>
                <w:webHidden/>
              </w:rPr>
              <w:tab/>
              <w:delText>19</w:delText>
            </w:r>
          </w:del>
        </w:p>
        <w:p w14:paraId="685F2157" w14:textId="3C420A9C" w:rsidR="00D26832" w:rsidDel="00C96C9C" w:rsidRDefault="00D26832">
          <w:pPr>
            <w:pStyle w:val="TOC3"/>
            <w:tabs>
              <w:tab w:val="right" w:leader="dot" w:pos="9350"/>
            </w:tabs>
            <w:rPr>
              <w:del w:id="201" w:author="Jonathan Drummey" w:date="2016-04-07T11:00:00Z"/>
              <w:rFonts w:eastAsiaTheme="minorEastAsia" w:cstheme="minorBidi"/>
              <w:noProof/>
              <w:color w:val="auto"/>
            </w:rPr>
          </w:pPr>
          <w:del w:id="202" w:author="Jonathan Drummey" w:date="2016-04-07T11:00:00Z">
            <w:r w:rsidRPr="00C96C9C" w:rsidDel="00C96C9C">
              <w:rPr>
                <w:rStyle w:val="Hyperlink"/>
                <w:noProof/>
                <w:rPrChange w:id="203" w:author="Jonathan Drummey" w:date="2016-04-07T11:00:00Z">
                  <w:rPr>
                    <w:rStyle w:val="Hyperlink"/>
                    <w:noProof/>
                  </w:rPr>
                </w:rPrChange>
              </w:rPr>
              <w:delText>Custom View References: Getting Almost Any View from Tableau Server</w:delText>
            </w:r>
            <w:r w:rsidDel="00C96C9C">
              <w:rPr>
                <w:noProof/>
                <w:webHidden/>
              </w:rPr>
              <w:tab/>
              <w:delText>20</w:delText>
            </w:r>
          </w:del>
        </w:p>
        <w:p w14:paraId="248EE3E5" w14:textId="4C9DCBCD" w:rsidR="00D26832" w:rsidDel="00C96C9C" w:rsidRDefault="00D26832">
          <w:pPr>
            <w:pStyle w:val="TOC3"/>
            <w:tabs>
              <w:tab w:val="right" w:leader="dot" w:pos="9350"/>
            </w:tabs>
            <w:rPr>
              <w:del w:id="204" w:author="Jonathan Drummey" w:date="2016-04-07T11:00:00Z"/>
              <w:rFonts w:eastAsiaTheme="minorEastAsia" w:cstheme="minorBidi"/>
              <w:noProof/>
              <w:color w:val="auto"/>
            </w:rPr>
          </w:pPr>
          <w:del w:id="205" w:author="Jonathan Drummey" w:date="2016-04-07T11:00:00Z">
            <w:r w:rsidRPr="00C96C9C" w:rsidDel="00C96C9C">
              <w:rPr>
                <w:rStyle w:val="Hyperlink"/>
                <w:noProof/>
                <w:rPrChange w:id="206" w:author="Jonathan Drummey" w:date="2016-04-07T11:00:00Z">
                  <w:rPr>
                    <w:rStyle w:val="Hyperlink"/>
                    <w:noProof/>
                  </w:rPr>
                </w:rPrChange>
              </w:rPr>
              <w:delText>URL Parameters</w:delText>
            </w:r>
            <w:r w:rsidDel="00C96C9C">
              <w:rPr>
                <w:noProof/>
                <w:webHidden/>
              </w:rPr>
              <w:tab/>
              <w:delText>21</w:delText>
            </w:r>
          </w:del>
        </w:p>
        <w:p w14:paraId="18C98124" w14:textId="5CA05C1A" w:rsidR="00D26832" w:rsidDel="00C96C9C" w:rsidRDefault="00D26832">
          <w:pPr>
            <w:pStyle w:val="TOC3"/>
            <w:tabs>
              <w:tab w:val="right" w:leader="dot" w:pos="9350"/>
            </w:tabs>
            <w:rPr>
              <w:del w:id="207" w:author="Jonathan Drummey" w:date="2016-04-07T11:00:00Z"/>
              <w:rFonts w:eastAsiaTheme="minorEastAsia" w:cstheme="minorBidi"/>
              <w:noProof/>
              <w:color w:val="auto"/>
            </w:rPr>
          </w:pPr>
          <w:del w:id="208" w:author="Jonathan Drummey" w:date="2016-04-07T11:00:00Z">
            <w:r w:rsidRPr="00C96C9C" w:rsidDel="00C96C9C">
              <w:rPr>
                <w:rStyle w:val="Hyperlink"/>
                <w:noProof/>
                <w:rPrChange w:id="209" w:author="Jonathan Drummey" w:date="2016-04-07T11:00:00Z">
                  <w:rPr>
                    <w:rStyle w:val="Hyperlink"/>
                    <w:noProof/>
                  </w:rPr>
                </w:rPrChange>
              </w:rPr>
              <w:delText>Custom Filenames for Appended Attachments: |filename</w:delText>
            </w:r>
            <w:r w:rsidDel="00C96C9C">
              <w:rPr>
                <w:noProof/>
                <w:webHidden/>
              </w:rPr>
              <w:tab/>
              <w:delText>21</w:delText>
            </w:r>
          </w:del>
        </w:p>
        <w:p w14:paraId="056BF75B" w14:textId="0EFA291D" w:rsidR="00D26832" w:rsidDel="00C96C9C" w:rsidRDefault="00D26832">
          <w:pPr>
            <w:pStyle w:val="TOC3"/>
            <w:tabs>
              <w:tab w:val="right" w:leader="dot" w:pos="9350"/>
            </w:tabs>
            <w:rPr>
              <w:del w:id="210" w:author="Jonathan Drummey" w:date="2016-04-07T11:00:00Z"/>
              <w:rFonts w:eastAsiaTheme="minorEastAsia" w:cstheme="minorBidi"/>
              <w:noProof/>
              <w:color w:val="auto"/>
            </w:rPr>
          </w:pPr>
          <w:del w:id="211" w:author="Jonathan Drummey" w:date="2016-04-07T11:00:00Z">
            <w:r w:rsidRPr="00C96C9C" w:rsidDel="00C96C9C">
              <w:rPr>
                <w:rStyle w:val="Hyperlink"/>
                <w:noProof/>
                <w:rPrChange w:id="212" w:author="Jonathan Drummey" w:date="2016-04-07T11:00:00Z">
                  <w:rPr>
                    <w:rStyle w:val="Hyperlink"/>
                    <w:noProof/>
                  </w:rPr>
                </w:rPrChange>
              </w:rPr>
              <w:delText>Hyperlink Text References: VIZ_LINK()</w:delText>
            </w:r>
            <w:r w:rsidDel="00C96C9C">
              <w:rPr>
                <w:noProof/>
                <w:webHidden/>
              </w:rPr>
              <w:tab/>
              <w:delText>22</w:delText>
            </w:r>
          </w:del>
        </w:p>
        <w:p w14:paraId="19FD1728" w14:textId="2E0804F1" w:rsidR="00D26832" w:rsidDel="00C96C9C" w:rsidRDefault="00D26832">
          <w:pPr>
            <w:pStyle w:val="TOC3"/>
            <w:tabs>
              <w:tab w:val="right" w:leader="dot" w:pos="9350"/>
            </w:tabs>
            <w:rPr>
              <w:del w:id="213" w:author="Jonathan Drummey" w:date="2016-04-07T11:00:00Z"/>
              <w:rFonts w:eastAsiaTheme="minorEastAsia" w:cstheme="minorBidi"/>
              <w:noProof/>
              <w:color w:val="auto"/>
            </w:rPr>
          </w:pPr>
          <w:del w:id="214" w:author="Jonathan Drummey" w:date="2016-04-07T11:00:00Z">
            <w:r w:rsidRPr="00C96C9C" w:rsidDel="00C96C9C">
              <w:rPr>
                <w:rStyle w:val="Hyperlink"/>
                <w:noProof/>
                <w:rPrChange w:id="215" w:author="Jonathan Drummey" w:date="2016-04-07T11:00:00Z">
                  <w:rPr>
                    <w:rStyle w:val="Hyperlink"/>
                    <w:noProof/>
                  </w:rPr>
                </w:rPrChange>
              </w:rPr>
              <w:delText>Hyperlinked Inline Images: |vizlink</w:delText>
            </w:r>
            <w:r w:rsidDel="00C96C9C">
              <w:rPr>
                <w:noProof/>
                <w:webHidden/>
              </w:rPr>
              <w:tab/>
              <w:delText>23</w:delText>
            </w:r>
          </w:del>
        </w:p>
        <w:p w14:paraId="1D6E1CBF" w14:textId="04B26F5D" w:rsidR="00D26832" w:rsidDel="00C96C9C" w:rsidRDefault="00D26832">
          <w:pPr>
            <w:pStyle w:val="TOC3"/>
            <w:tabs>
              <w:tab w:val="right" w:leader="dot" w:pos="9350"/>
            </w:tabs>
            <w:rPr>
              <w:del w:id="216" w:author="Jonathan Drummey" w:date="2016-04-07T11:00:00Z"/>
              <w:rFonts w:eastAsiaTheme="minorEastAsia" w:cstheme="minorBidi"/>
              <w:noProof/>
              <w:color w:val="auto"/>
            </w:rPr>
          </w:pPr>
          <w:del w:id="217" w:author="Jonathan Drummey" w:date="2016-04-07T11:00:00Z">
            <w:r w:rsidRPr="00C96C9C" w:rsidDel="00C96C9C">
              <w:rPr>
                <w:rStyle w:val="Hyperlink"/>
                <w:noProof/>
                <w:rPrChange w:id="218" w:author="Jonathan Drummey" w:date="2016-04-07T11:00:00Z">
                  <w:rPr>
                    <w:rStyle w:val="Hyperlink"/>
                    <w:noProof/>
                  </w:rPr>
                </w:rPrChange>
              </w:rPr>
              <w:delText>Merge Multiple PDFs : |mergepdf</w:delText>
            </w:r>
            <w:r w:rsidDel="00C96C9C">
              <w:rPr>
                <w:noProof/>
                <w:webHidden/>
              </w:rPr>
              <w:tab/>
              <w:delText>23</w:delText>
            </w:r>
          </w:del>
        </w:p>
        <w:p w14:paraId="24517C3E" w14:textId="4C670625" w:rsidR="00D26832" w:rsidDel="00C96C9C" w:rsidRDefault="00D26832">
          <w:pPr>
            <w:pStyle w:val="TOC2"/>
            <w:tabs>
              <w:tab w:val="right" w:leader="dot" w:pos="9350"/>
            </w:tabs>
            <w:rPr>
              <w:del w:id="219" w:author="Jonathan Drummey" w:date="2016-04-07T11:00:00Z"/>
              <w:rFonts w:eastAsiaTheme="minorEastAsia" w:cstheme="minorBidi"/>
              <w:b w:val="0"/>
              <w:noProof/>
              <w:color w:val="auto"/>
            </w:rPr>
          </w:pPr>
          <w:del w:id="220" w:author="Jonathan Drummey" w:date="2016-04-07T11:00:00Z">
            <w:r w:rsidRPr="00C96C9C" w:rsidDel="00C96C9C">
              <w:rPr>
                <w:rStyle w:val="Hyperlink"/>
                <w:noProof/>
                <w:rPrChange w:id="221" w:author="Jonathan Drummey" w:date="2016-04-07T11:00:00Z">
                  <w:rPr>
                    <w:rStyle w:val="Hyperlink"/>
                    <w:noProof/>
                  </w:rPr>
                </w:rPrChange>
              </w:rPr>
              <w:delText>Appended (non-inline) Attachments</w:delText>
            </w:r>
            <w:r w:rsidDel="00C96C9C">
              <w:rPr>
                <w:noProof/>
                <w:webHidden/>
              </w:rPr>
              <w:tab/>
              <w:delText>23</w:delText>
            </w:r>
          </w:del>
        </w:p>
        <w:p w14:paraId="65181A7B" w14:textId="27639E99" w:rsidR="00D26832" w:rsidDel="00C96C9C" w:rsidRDefault="00D26832">
          <w:pPr>
            <w:pStyle w:val="TOC2"/>
            <w:tabs>
              <w:tab w:val="right" w:leader="dot" w:pos="9350"/>
            </w:tabs>
            <w:rPr>
              <w:del w:id="222" w:author="Jonathan Drummey" w:date="2016-04-07T11:00:00Z"/>
              <w:rFonts w:eastAsiaTheme="minorEastAsia" w:cstheme="minorBidi"/>
              <w:b w:val="0"/>
              <w:noProof/>
              <w:color w:val="auto"/>
            </w:rPr>
          </w:pPr>
          <w:del w:id="223" w:author="Jonathan Drummey" w:date="2016-04-07T11:00:00Z">
            <w:r w:rsidRPr="00C96C9C" w:rsidDel="00C96C9C">
              <w:rPr>
                <w:rStyle w:val="Hyperlink"/>
                <w:noProof/>
                <w:rPrChange w:id="224" w:author="Jonathan Drummey" w:date="2016-04-07T11:00:00Z">
                  <w:rPr>
                    <w:rStyle w:val="Hyperlink"/>
                    <w:noProof/>
                  </w:rPr>
                </w:rPrChange>
              </w:rPr>
              <w:delText>Consolidated Emails</w:delText>
            </w:r>
            <w:r w:rsidDel="00C96C9C">
              <w:rPr>
                <w:noProof/>
                <w:webHidden/>
              </w:rPr>
              <w:tab/>
              <w:delText>24</w:delText>
            </w:r>
          </w:del>
        </w:p>
        <w:p w14:paraId="68BCD738" w14:textId="33C80F4D" w:rsidR="00D26832" w:rsidDel="00C96C9C" w:rsidRDefault="00D26832">
          <w:pPr>
            <w:pStyle w:val="TOC3"/>
            <w:tabs>
              <w:tab w:val="right" w:leader="dot" w:pos="9350"/>
            </w:tabs>
            <w:rPr>
              <w:del w:id="225" w:author="Jonathan Drummey" w:date="2016-04-07T11:00:00Z"/>
              <w:rFonts w:eastAsiaTheme="minorEastAsia" w:cstheme="minorBidi"/>
              <w:noProof/>
              <w:color w:val="auto"/>
            </w:rPr>
          </w:pPr>
          <w:del w:id="226" w:author="Jonathan Drummey" w:date="2016-04-07T11:00:00Z">
            <w:r w:rsidRPr="00C96C9C" w:rsidDel="00C96C9C">
              <w:rPr>
                <w:rStyle w:val="Hyperlink"/>
                <w:noProof/>
                <w:rPrChange w:id="227" w:author="Jonathan Drummey" w:date="2016-04-07T11:00:00Z">
                  <w:rPr>
                    <w:rStyle w:val="Hyperlink"/>
                    <w:noProof/>
                  </w:rPr>
                </w:rPrChange>
              </w:rPr>
              <w:delText>Sorting Consolidated Emails</w:delText>
            </w:r>
            <w:r w:rsidDel="00C96C9C">
              <w:rPr>
                <w:noProof/>
                <w:webHidden/>
              </w:rPr>
              <w:tab/>
              <w:delText>25</w:delText>
            </w:r>
          </w:del>
        </w:p>
        <w:p w14:paraId="2F9966D2" w14:textId="1CFFCDE6" w:rsidR="00D26832" w:rsidDel="00C96C9C" w:rsidRDefault="00D26832">
          <w:pPr>
            <w:pStyle w:val="TOC3"/>
            <w:tabs>
              <w:tab w:val="right" w:leader="dot" w:pos="9350"/>
            </w:tabs>
            <w:rPr>
              <w:del w:id="228" w:author="Jonathan Drummey" w:date="2016-04-07T11:00:00Z"/>
              <w:rFonts w:eastAsiaTheme="minorEastAsia" w:cstheme="minorBidi"/>
              <w:noProof/>
              <w:color w:val="auto"/>
            </w:rPr>
          </w:pPr>
          <w:del w:id="229" w:author="Jonathan Drummey" w:date="2016-04-07T11:00:00Z">
            <w:r w:rsidRPr="00C96C9C" w:rsidDel="00C96C9C">
              <w:rPr>
                <w:rStyle w:val="Hyperlink"/>
                <w:noProof/>
                <w:rPrChange w:id="230" w:author="Jonathan Drummey" w:date="2016-04-07T11:00:00Z">
                  <w:rPr>
                    <w:rStyle w:val="Hyperlink"/>
                    <w:noProof/>
                  </w:rPr>
                </w:rPrChange>
              </w:rPr>
              <w:delText>Headers and Footers in Consolidated Emails</w:delText>
            </w:r>
            <w:r w:rsidDel="00C96C9C">
              <w:rPr>
                <w:noProof/>
                <w:webHidden/>
              </w:rPr>
              <w:tab/>
              <w:delText>26</w:delText>
            </w:r>
          </w:del>
        </w:p>
        <w:p w14:paraId="2B0A5A36" w14:textId="1C8AAAA0" w:rsidR="00D26832" w:rsidDel="00C96C9C" w:rsidRDefault="00D26832">
          <w:pPr>
            <w:pStyle w:val="TOC2"/>
            <w:tabs>
              <w:tab w:val="right" w:leader="dot" w:pos="9350"/>
            </w:tabs>
            <w:rPr>
              <w:del w:id="231" w:author="Jonathan Drummey" w:date="2016-04-07T11:00:00Z"/>
              <w:rFonts w:eastAsiaTheme="minorEastAsia" w:cstheme="minorBidi"/>
              <w:b w:val="0"/>
              <w:noProof/>
              <w:color w:val="auto"/>
            </w:rPr>
          </w:pPr>
          <w:del w:id="232" w:author="Jonathan Drummey" w:date="2016-04-07T11:00:00Z">
            <w:r w:rsidRPr="00C96C9C" w:rsidDel="00C96C9C">
              <w:rPr>
                <w:rStyle w:val="Hyperlink"/>
                <w:noProof/>
                <w:rPrChange w:id="233" w:author="Jonathan Drummey" w:date="2016-04-07T11:00:00Z">
                  <w:rPr>
                    <w:rStyle w:val="Hyperlink"/>
                    <w:noProof/>
                  </w:rPr>
                </w:rPrChange>
              </w:rPr>
              <w:delText>Merged PDFs</w:delText>
            </w:r>
            <w:r w:rsidDel="00C96C9C">
              <w:rPr>
                <w:noProof/>
                <w:webHidden/>
              </w:rPr>
              <w:tab/>
              <w:delText>26</w:delText>
            </w:r>
          </w:del>
        </w:p>
        <w:p w14:paraId="47338DE0" w14:textId="0EC08D33" w:rsidR="00D26832" w:rsidDel="00C96C9C" w:rsidRDefault="00D26832">
          <w:pPr>
            <w:pStyle w:val="TOC1"/>
            <w:tabs>
              <w:tab w:val="right" w:leader="dot" w:pos="9350"/>
            </w:tabs>
            <w:rPr>
              <w:del w:id="234" w:author="Jonathan Drummey" w:date="2016-04-07T11:00:00Z"/>
              <w:rFonts w:eastAsiaTheme="minorEastAsia" w:cstheme="minorBidi"/>
              <w:b w:val="0"/>
              <w:noProof/>
              <w:color w:val="auto"/>
              <w:sz w:val="22"/>
              <w:szCs w:val="22"/>
            </w:rPr>
          </w:pPr>
          <w:del w:id="235" w:author="Jonathan Drummey" w:date="2016-04-07T11:00:00Z">
            <w:r w:rsidRPr="00C96C9C" w:rsidDel="00C96C9C">
              <w:rPr>
                <w:rStyle w:val="Hyperlink"/>
                <w:noProof/>
                <w:rPrChange w:id="236" w:author="Jonathan Drummey" w:date="2016-04-07T11:00:00Z">
                  <w:rPr>
                    <w:rStyle w:val="Hyperlink"/>
                    <w:noProof/>
                  </w:rPr>
                </w:rPrChange>
              </w:rPr>
              <w:delText>SMS Text Message Alerts</w:delText>
            </w:r>
            <w:r w:rsidDel="00C96C9C">
              <w:rPr>
                <w:noProof/>
                <w:webHidden/>
              </w:rPr>
              <w:tab/>
              <w:delText>28</w:delText>
            </w:r>
          </w:del>
        </w:p>
        <w:p w14:paraId="1FD6B66D" w14:textId="0BF5A589" w:rsidR="00D26832" w:rsidDel="00C96C9C" w:rsidRDefault="00D26832">
          <w:pPr>
            <w:pStyle w:val="TOC2"/>
            <w:tabs>
              <w:tab w:val="right" w:leader="dot" w:pos="9350"/>
            </w:tabs>
            <w:rPr>
              <w:del w:id="237" w:author="Jonathan Drummey" w:date="2016-04-07T11:00:00Z"/>
              <w:rFonts w:eastAsiaTheme="minorEastAsia" w:cstheme="minorBidi"/>
              <w:b w:val="0"/>
              <w:noProof/>
              <w:color w:val="auto"/>
            </w:rPr>
          </w:pPr>
          <w:del w:id="238" w:author="Jonathan Drummey" w:date="2016-04-07T11:00:00Z">
            <w:r w:rsidRPr="00C96C9C" w:rsidDel="00C96C9C">
              <w:rPr>
                <w:rStyle w:val="Hyperlink"/>
                <w:noProof/>
                <w:rPrChange w:id="239" w:author="Jonathan Drummey" w:date="2016-04-07T11:00:00Z">
                  <w:rPr>
                    <w:rStyle w:val="Hyperlink"/>
                    <w:noProof/>
                  </w:rPr>
                </w:rPrChange>
              </w:rPr>
              <w:delText>SMS Alert Configuration</w:delText>
            </w:r>
            <w:r w:rsidDel="00C96C9C">
              <w:rPr>
                <w:noProof/>
                <w:webHidden/>
              </w:rPr>
              <w:tab/>
              <w:delText>29</w:delText>
            </w:r>
          </w:del>
        </w:p>
        <w:p w14:paraId="0B21243B" w14:textId="69DC4199" w:rsidR="00D26832" w:rsidDel="00C96C9C" w:rsidRDefault="00D26832">
          <w:pPr>
            <w:pStyle w:val="TOC2"/>
            <w:tabs>
              <w:tab w:val="right" w:leader="dot" w:pos="9350"/>
            </w:tabs>
            <w:rPr>
              <w:del w:id="240" w:author="Jonathan Drummey" w:date="2016-04-07T11:00:00Z"/>
              <w:rFonts w:eastAsiaTheme="minorEastAsia" w:cstheme="minorBidi"/>
              <w:b w:val="0"/>
              <w:noProof/>
              <w:color w:val="auto"/>
            </w:rPr>
          </w:pPr>
          <w:del w:id="241" w:author="Jonathan Drummey" w:date="2016-04-07T11:00:00Z">
            <w:r w:rsidRPr="00C96C9C" w:rsidDel="00C96C9C">
              <w:rPr>
                <w:rStyle w:val="Hyperlink"/>
                <w:noProof/>
                <w:rPrChange w:id="242" w:author="Jonathan Drummey" w:date="2016-04-07T11:00:00Z">
                  <w:rPr>
                    <w:rStyle w:val="Hyperlink"/>
                    <w:noProof/>
                  </w:rPr>
                </w:rPrChange>
              </w:rPr>
              <w:delText>Supported Mobile Number Formats</w:delText>
            </w:r>
            <w:r w:rsidDel="00C96C9C">
              <w:rPr>
                <w:noProof/>
                <w:webHidden/>
              </w:rPr>
              <w:tab/>
              <w:delText>30</w:delText>
            </w:r>
          </w:del>
        </w:p>
        <w:p w14:paraId="11779A7E" w14:textId="41CD79B3" w:rsidR="00D26832" w:rsidDel="00C96C9C" w:rsidRDefault="00D26832">
          <w:pPr>
            <w:pStyle w:val="TOC2"/>
            <w:tabs>
              <w:tab w:val="right" w:leader="dot" w:pos="9350"/>
            </w:tabs>
            <w:rPr>
              <w:del w:id="243" w:author="Jonathan Drummey" w:date="2016-04-07T11:00:00Z"/>
              <w:rFonts w:eastAsiaTheme="minorEastAsia" w:cstheme="minorBidi"/>
              <w:b w:val="0"/>
              <w:noProof/>
              <w:color w:val="auto"/>
            </w:rPr>
          </w:pPr>
          <w:del w:id="244" w:author="Jonathan Drummey" w:date="2016-04-07T11:00:00Z">
            <w:r w:rsidRPr="00C96C9C" w:rsidDel="00C96C9C">
              <w:rPr>
                <w:rStyle w:val="Hyperlink"/>
                <w:noProof/>
                <w:rPrChange w:id="245" w:author="Jonathan Drummey" w:date="2016-04-07T11:00:00Z">
                  <w:rPr>
                    <w:rStyle w:val="Hyperlink"/>
                    <w:noProof/>
                  </w:rPr>
                </w:rPrChange>
              </w:rPr>
              <w:delText>Important Info about SMS Advanced Alerts</w:delText>
            </w:r>
            <w:r w:rsidDel="00C96C9C">
              <w:rPr>
                <w:noProof/>
                <w:webHidden/>
              </w:rPr>
              <w:tab/>
              <w:delText>30</w:delText>
            </w:r>
          </w:del>
        </w:p>
        <w:p w14:paraId="346E89F3" w14:textId="02C2B02F" w:rsidR="00D26832" w:rsidDel="00C96C9C" w:rsidRDefault="00D26832">
          <w:pPr>
            <w:pStyle w:val="TOC2"/>
            <w:tabs>
              <w:tab w:val="right" w:leader="dot" w:pos="9350"/>
            </w:tabs>
            <w:rPr>
              <w:del w:id="246" w:author="Jonathan Drummey" w:date="2016-04-07T11:00:00Z"/>
              <w:rFonts w:eastAsiaTheme="minorEastAsia" w:cstheme="minorBidi"/>
              <w:b w:val="0"/>
              <w:noProof/>
              <w:color w:val="auto"/>
            </w:rPr>
          </w:pPr>
          <w:del w:id="247" w:author="Jonathan Drummey" w:date="2016-04-07T11:00:00Z">
            <w:r w:rsidRPr="00C96C9C" w:rsidDel="00C96C9C">
              <w:rPr>
                <w:rStyle w:val="Hyperlink"/>
                <w:noProof/>
                <w:rPrChange w:id="248" w:author="Jonathan Drummey" w:date="2016-04-07T11:00:00Z">
                  <w:rPr>
                    <w:rStyle w:val="Hyperlink"/>
                    <w:noProof/>
                  </w:rPr>
                </w:rPrChange>
              </w:rPr>
              <w:delText>Content References for SMS Advanced Alerts</w:delText>
            </w:r>
            <w:r w:rsidDel="00C96C9C">
              <w:rPr>
                <w:noProof/>
                <w:webHidden/>
              </w:rPr>
              <w:tab/>
              <w:delText>31</w:delText>
            </w:r>
          </w:del>
        </w:p>
        <w:p w14:paraId="0FAEEF45" w14:textId="01ED9AA0" w:rsidR="00D26832" w:rsidDel="00C96C9C" w:rsidRDefault="00D26832">
          <w:pPr>
            <w:pStyle w:val="TOC1"/>
            <w:tabs>
              <w:tab w:val="right" w:leader="dot" w:pos="9350"/>
            </w:tabs>
            <w:rPr>
              <w:del w:id="249" w:author="Jonathan Drummey" w:date="2016-04-07T11:00:00Z"/>
              <w:rFonts w:eastAsiaTheme="minorEastAsia" w:cstheme="minorBidi"/>
              <w:b w:val="0"/>
              <w:noProof/>
              <w:color w:val="auto"/>
              <w:sz w:val="22"/>
              <w:szCs w:val="22"/>
            </w:rPr>
          </w:pPr>
          <w:del w:id="250" w:author="Jonathan Drummey" w:date="2016-04-07T11:00:00Z">
            <w:r w:rsidRPr="00C96C9C" w:rsidDel="00C96C9C">
              <w:rPr>
                <w:rStyle w:val="Hyperlink"/>
                <w:noProof/>
                <w:rPrChange w:id="251" w:author="Jonathan Drummey" w:date="2016-04-07T11:00:00Z">
                  <w:rPr>
                    <w:rStyle w:val="Hyperlink"/>
                    <w:noProof/>
                  </w:rPr>
                </w:rPrChange>
              </w:rPr>
              <w:delText>Advanced Alert Use Cases</w:delText>
            </w:r>
            <w:r w:rsidDel="00C96C9C">
              <w:rPr>
                <w:noProof/>
                <w:webHidden/>
              </w:rPr>
              <w:tab/>
              <w:delText>31</w:delText>
            </w:r>
          </w:del>
        </w:p>
        <w:p w14:paraId="451DE230" w14:textId="13518B4D" w:rsidR="00D26832" w:rsidDel="00C96C9C" w:rsidRDefault="00D26832">
          <w:pPr>
            <w:pStyle w:val="TOC3"/>
            <w:tabs>
              <w:tab w:val="right" w:leader="dot" w:pos="9350"/>
            </w:tabs>
            <w:rPr>
              <w:del w:id="252" w:author="Jonathan Drummey" w:date="2016-04-07T11:00:00Z"/>
              <w:rFonts w:eastAsiaTheme="minorEastAsia" w:cstheme="minorBidi"/>
              <w:noProof/>
              <w:color w:val="auto"/>
            </w:rPr>
          </w:pPr>
          <w:del w:id="253" w:author="Jonathan Drummey" w:date="2016-04-07T11:00:00Z">
            <w:r w:rsidRPr="00C96C9C" w:rsidDel="00C96C9C">
              <w:rPr>
                <w:rStyle w:val="Hyperlink"/>
                <w:noProof/>
                <w:rPrChange w:id="254" w:author="Jonathan Drummey" w:date="2016-04-07T11:00:00Z">
                  <w:rPr>
                    <w:rStyle w:val="Hyperlink"/>
                    <w:noProof/>
                  </w:rPr>
                </w:rPrChange>
              </w:rPr>
              <w:delText>Tableau Server Monitoring</w:delText>
            </w:r>
            <w:r w:rsidDel="00C96C9C">
              <w:rPr>
                <w:noProof/>
                <w:webHidden/>
              </w:rPr>
              <w:tab/>
              <w:delText>31</w:delText>
            </w:r>
          </w:del>
        </w:p>
        <w:p w14:paraId="267B2727" w14:textId="3A59C2AA" w:rsidR="00D26832" w:rsidDel="00C96C9C" w:rsidRDefault="00D26832">
          <w:pPr>
            <w:pStyle w:val="TOC3"/>
            <w:tabs>
              <w:tab w:val="right" w:leader="dot" w:pos="9350"/>
            </w:tabs>
            <w:rPr>
              <w:del w:id="255" w:author="Jonathan Drummey" w:date="2016-04-07T11:00:00Z"/>
              <w:rFonts w:eastAsiaTheme="minorEastAsia" w:cstheme="minorBidi"/>
              <w:noProof/>
              <w:color w:val="auto"/>
            </w:rPr>
          </w:pPr>
          <w:del w:id="256" w:author="Jonathan Drummey" w:date="2016-04-07T11:00:00Z">
            <w:r w:rsidRPr="00C96C9C" w:rsidDel="00C96C9C">
              <w:rPr>
                <w:rStyle w:val="Hyperlink"/>
                <w:noProof/>
                <w:rPrChange w:id="257" w:author="Jonathan Drummey" w:date="2016-04-07T11:00:00Z">
                  <w:rPr>
                    <w:rStyle w:val="Hyperlink"/>
                    <w:noProof/>
                  </w:rPr>
                </w:rPrChange>
              </w:rPr>
              <w:delText>Extract Failure to Refresh Notifications</w:delText>
            </w:r>
            <w:r w:rsidDel="00C96C9C">
              <w:rPr>
                <w:noProof/>
                <w:webHidden/>
              </w:rPr>
              <w:tab/>
              <w:delText>31</w:delText>
            </w:r>
          </w:del>
        </w:p>
        <w:p w14:paraId="5D99C33B" w14:textId="208DC0BB" w:rsidR="00D26832" w:rsidDel="00C96C9C" w:rsidRDefault="00D26832">
          <w:pPr>
            <w:pStyle w:val="TOC3"/>
            <w:tabs>
              <w:tab w:val="right" w:leader="dot" w:pos="9350"/>
            </w:tabs>
            <w:rPr>
              <w:del w:id="258" w:author="Jonathan Drummey" w:date="2016-04-07T11:00:00Z"/>
              <w:rFonts w:eastAsiaTheme="minorEastAsia" w:cstheme="minorBidi"/>
              <w:noProof/>
              <w:color w:val="auto"/>
            </w:rPr>
          </w:pPr>
          <w:del w:id="259" w:author="Jonathan Drummey" w:date="2016-04-07T11:00:00Z">
            <w:r w:rsidRPr="00C96C9C" w:rsidDel="00C96C9C">
              <w:rPr>
                <w:rStyle w:val="Hyperlink"/>
                <w:noProof/>
                <w:rPrChange w:id="260" w:author="Jonathan Drummey" w:date="2016-04-07T11:00:00Z">
                  <w:rPr>
                    <w:rStyle w:val="Hyperlink"/>
                    <w:noProof/>
                  </w:rPr>
                </w:rPrChange>
              </w:rPr>
              <w:delText>Bulk Mailing</w:delText>
            </w:r>
            <w:r w:rsidDel="00C96C9C">
              <w:rPr>
                <w:noProof/>
                <w:webHidden/>
              </w:rPr>
              <w:tab/>
              <w:delText>31</w:delText>
            </w:r>
          </w:del>
        </w:p>
        <w:p w14:paraId="6EE393E2" w14:textId="79278672" w:rsidR="00D26832" w:rsidDel="00C96C9C" w:rsidRDefault="00D26832">
          <w:pPr>
            <w:pStyle w:val="TOC3"/>
            <w:tabs>
              <w:tab w:val="right" w:leader="dot" w:pos="9350"/>
            </w:tabs>
            <w:rPr>
              <w:del w:id="261" w:author="Jonathan Drummey" w:date="2016-04-07T11:00:00Z"/>
              <w:rFonts w:eastAsiaTheme="minorEastAsia" w:cstheme="minorBidi"/>
              <w:noProof/>
              <w:color w:val="auto"/>
            </w:rPr>
          </w:pPr>
          <w:del w:id="262" w:author="Jonathan Drummey" w:date="2016-04-07T11:00:00Z">
            <w:r w:rsidRPr="00C96C9C" w:rsidDel="00C96C9C">
              <w:rPr>
                <w:rStyle w:val="Hyperlink"/>
                <w:noProof/>
                <w:rPrChange w:id="263" w:author="Jonathan Drummey" w:date="2016-04-07T11:00:00Z">
                  <w:rPr>
                    <w:rStyle w:val="Hyperlink"/>
                    <w:noProof/>
                  </w:rPr>
                </w:rPrChange>
              </w:rPr>
              <w:delText>Consolidated Emails</w:delText>
            </w:r>
            <w:r w:rsidDel="00C96C9C">
              <w:rPr>
                <w:noProof/>
                <w:webHidden/>
              </w:rPr>
              <w:tab/>
              <w:delText>32</w:delText>
            </w:r>
          </w:del>
        </w:p>
        <w:p w14:paraId="2BAD430F" w14:textId="7C5DAC4F" w:rsidR="00D26832" w:rsidDel="00C96C9C" w:rsidRDefault="00D26832">
          <w:pPr>
            <w:pStyle w:val="TOC3"/>
            <w:tabs>
              <w:tab w:val="right" w:leader="dot" w:pos="9350"/>
            </w:tabs>
            <w:rPr>
              <w:del w:id="264" w:author="Jonathan Drummey" w:date="2016-04-07T11:00:00Z"/>
              <w:rFonts w:eastAsiaTheme="minorEastAsia" w:cstheme="minorBidi"/>
              <w:noProof/>
              <w:color w:val="auto"/>
            </w:rPr>
          </w:pPr>
          <w:del w:id="265" w:author="Jonathan Drummey" w:date="2016-04-07T11:00:00Z">
            <w:r w:rsidRPr="00C96C9C" w:rsidDel="00C96C9C">
              <w:rPr>
                <w:rStyle w:val="Hyperlink"/>
                <w:noProof/>
                <w:rPrChange w:id="266" w:author="Jonathan Drummey" w:date="2016-04-07T11:00:00Z">
                  <w:rPr>
                    <w:rStyle w:val="Hyperlink"/>
                    <w:noProof/>
                  </w:rPr>
                </w:rPrChange>
              </w:rPr>
              <w:delText>Dashboard with Hidden Embedded Alert</w:delText>
            </w:r>
            <w:r w:rsidDel="00C96C9C">
              <w:rPr>
                <w:noProof/>
                <w:webHidden/>
              </w:rPr>
              <w:tab/>
              <w:delText>32</w:delText>
            </w:r>
          </w:del>
        </w:p>
        <w:p w14:paraId="30F256F7" w14:textId="30A85E4B" w:rsidR="00D26832" w:rsidDel="00C96C9C" w:rsidRDefault="00D26832">
          <w:pPr>
            <w:pStyle w:val="TOC1"/>
            <w:tabs>
              <w:tab w:val="right" w:leader="dot" w:pos="9350"/>
            </w:tabs>
            <w:rPr>
              <w:del w:id="267" w:author="Jonathan Drummey" w:date="2016-04-07T11:00:00Z"/>
              <w:rFonts w:eastAsiaTheme="minorEastAsia" w:cstheme="minorBidi"/>
              <w:b w:val="0"/>
              <w:noProof/>
              <w:color w:val="auto"/>
              <w:sz w:val="22"/>
              <w:szCs w:val="22"/>
            </w:rPr>
          </w:pPr>
          <w:del w:id="268" w:author="Jonathan Drummey" w:date="2016-04-07T11:00:00Z">
            <w:r w:rsidRPr="00C96C9C" w:rsidDel="00C96C9C">
              <w:rPr>
                <w:rStyle w:val="Hyperlink"/>
                <w:noProof/>
                <w:rPrChange w:id="269" w:author="Jonathan Drummey" w:date="2016-04-07T11:00:00Z">
                  <w:rPr>
                    <w:rStyle w:val="Hyperlink"/>
                    <w:noProof/>
                  </w:rPr>
                </w:rPrChange>
              </w:rPr>
              <w:delText>Testing an Alert</w:delText>
            </w:r>
            <w:r w:rsidDel="00C96C9C">
              <w:rPr>
                <w:noProof/>
                <w:webHidden/>
              </w:rPr>
              <w:tab/>
              <w:delText>33</w:delText>
            </w:r>
          </w:del>
        </w:p>
        <w:p w14:paraId="5BFF0444" w14:textId="46362602" w:rsidR="00D26832" w:rsidDel="00C96C9C" w:rsidRDefault="00D26832">
          <w:pPr>
            <w:pStyle w:val="TOC1"/>
            <w:tabs>
              <w:tab w:val="right" w:leader="dot" w:pos="9350"/>
            </w:tabs>
            <w:rPr>
              <w:del w:id="270" w:author="Jonathan Drummey" w:date="2016-04-07T11:00:00Z"/>
              <w:rFonts w:eastAsiaTheme="minorEastAsia" w:cstheme="minorBidi"/>
              <w:b w:val="0"/>
              <w:noProof/>
              <w:color w:val="auto"/>
              <w:sz w:val="22"/>
              <w:szCs w:val="22"/>
            </w:rPr>
          </w:pPr>
          <w:del w:id="271" w:author="Jonathan Drummey" w:date="2016-04-07T11:00:00Z">
            <w:r w:rsidRPr="00C96C9C" w:rsidDel="00C96C9C">
              <w:rPr>
                <w:rStyle w:val="Hyperlink"/>
                <w:noProof/>
                <w:rPrChange w:id="272" w:author="Jonathan Drummey" w:date="2016-04-07T11:00:00Z">
                  <w:rPr>
                    <w:rStyle w:val="Hyperlink"/>
                    <w:noProof/>
                  </w:rPr>
                </w:rPrChange>
              </w:rPr>
              <w:delText>FAQ / Common Issues / Troubleshooting</w:delText>
            </w:r>
            <w:r w:rsidDel="00C96C9C">
              <w:rPr>
                <w:noProof/>
                <w:webHidden/>
              </w:rPr>
              <w:tab/>
              <w:delText>34</w:delText>
            </w:r>
          </w:del>
        </w:p>
        <w:p w14:paraId="615389EE" w14:textId="265CEE80" w:rsidR="00D26832" w:rsidDel="00C96C9C" w:rsidRDefault="00D26832">
          <w:pPr>
            <w:pStyle w:val="TOC2"/>
            <w:tabs>
              <w:tab w:val="right" w:leader="dot" w:pos="9350"/>
            </w:tabs>
            <w:rPr>
              <w:del w:id="273" w:author="Jonathan Drummey" w:date="2016-04-07T11:00:00Z"/>
              <w:rFonts w:eastAsiaTheme="minorEastAsia" w:cstheme="minorBidi"/>
              <w:b w:val="0"/>
              <w:noProof/>
              <w:color w:val="auto"/>
            </w:rPr>
          </w:pPr>
          <w:del w:id="274" w:author="Jonathan Drummey" w:date="2016-04-07T11:00:00Z">
            <w:r w:rsidRPr="00C96C9C" w:rsidDel="00C96C9C">
              <w:rPr>
                <w:rStyle w:val="Hyperlink"/>
                <w:noProof/>
                <w:rPrChange w:id="275" w:author="Jonathan Drummey" w:date="2016-04-07T11:00:00Z">
                  <w:rPr>
                    <w:rStyle w:val="Hyperlink"/>
                    <w:noProof/>
                  </w:rPr>
                </w:rPrChange>
              </w:rPr>
              <w:delText>I got a failure email instead of an alert!</w:delText>
            </w:r>
            <w:r w:rsidDel="00C96C9C">
              <w:rPr>
                <w:noProof/>
                <w:webHidden/>
              </w:rPr>
              <w:tab/>
              <w:delText>34</w:delText>
            </w:r>
          </w:del>
        </w:p>
        <w:p w14:paraId="5CDF5882" w14:textId="56365AD2" w:rsidR="00D26832" w:rsidDel="00C96C9C" w:rsidRDefault="00D26832">
          <w:pPr>
            <w:pStyle w:val="TOC2"/>
            <w:tabs>
              <w:tab w:val="right" w:leader="dot" w:pos="9350"/>
            </w:tabs>
            <w:rPr>
              <w:del w:id="276" w:author="Jonathan Drummey" w:date="2016-04-07T11:00:00Z"/>
              <w:rFonts w:eastAsiaTheme="minorEastAsia" w:cstheme="minorBidi"/>
              <w:b w:val="0"/>
              <w:noProof/>
              <w:color w:val="auto"/>
            </w:rPr>
          </w:pPr>
          <w:del w:id="277" w:author="Jonathan Drummey" w:date="2016-04-07T11:00:00Z">
            <w:r w:rsidRPr="00C96C9C" w:rsidDel="00C96C9C">
              <w:rPr>
                <w:rStyle w:val="Hyperlink"/>
                <w:noProof/>
                <w:rPrChange w:id="278" w:author="Jonathan Drummey" w:date="2016-04-07T11:00:00Z">
                  <w:rPr>
                    <w:rStyle w:val="Hyperlink"/>
                    <w:noProof/>
                  </w:rPr>
                </w:rPrChange>
              </w:rPr>
              <w:delText>I’m getting Simple Alerts when I should be getting Advanced Alerts.</w:delText>
            </w:r>
            <w:r w:rsidDel="00C96C9C">
              <w:rPr>
                <w:noProof/>
                <w:webHidden/>
              </w:rPr>
              <w:tab/>
              <w:delText>35</w:delText>
            </w:r>
          </w:del>
        </w:p>
        <w:p w14:paraId="7F536663" w14:textId="7E471E93" w:rsidR="00D26832" w:rsidDel="00C96C9C" w:rsidRDefault="00D26832">
          <w:pPr>
            <w:pStyle w:val="TOC2"/>
            <w:tabs>
              <w:tab w:val="right" w:leader="dot" w:pos="9350"/>
            </w:tabs>
            <w:rPr>
              <w:del w:id="279" w:author="Jonathan Drummey" w:date="2016-04-07T11:00:00Z"/>
              <w:rFonts w:eastAsiaTheme="minorEastAsia" w:cstheme="minorBidi"/>
              <w:b w:val="0"/>
              <w:noProof/>
              <w:color w:val="auto"/>
            </w:rPr>
          </w:pPr>
          <w:del w:id="280" w:author="Jonathan Drummey" w:date="2016-04-07T11:00:00Z">
            <w:r w:rsidRPr="00C96C9C" w:rsidDel="00C96C9C">
              <w:rPr>
                <w:rStyle w:val="Hyperlink"/>
                <w:noProof/>
                <w:rPrChange w:id="281" w:author="Jonathan Drummey" w:date="2016-04-07T11:00:00Z">
                  <w:rPr>
                    <w:rStyle w:val="Hyperlink"/>
                    <w:noProof/>
                  </w:rPr>
                </w:rPrChange>
              </w:rPr>
              <w:delText>What if I don’t get an alert email when I expect one?</w:delText>
            </w:r>
            <w:r w:rsidDel="00C96C9C">
              <w:rPr>
                <w:noProof/>
                <w:webHidden/>
              </w:rPr>
              <w:tab/>
              <w:delText>35</w:delText>
            </w:r>
          </w:del>
        </w:p>
        <w:p w14:paraId="3D8BEB23" w14:textId="096CEA03" w:rsidR="00D26832" w:rsidDel="00C96C9C" w:rsidRDefault="00D26832">
          <w:pPr>
            <w:pStyle w:val="TOC2"/>
            <w:tabs>
              <w:tab w:val="right" w:leader="dot" w:pos="9350"/>
            </w:tabs>
            <w:rPr>
              <w:del w:id="282" w:author="Jonathan Drummey" w:date="2016-04-07T11:00:00Z"/>
              <w:rFonts w:eastAsiaTheme="minorEastAsia" w:cstheme="minorBidi"/>
              <w:b w:val="0"/>
              <w:noProof/>
              <w:color w:val="auto"/>
            </w:rPr>
          </w:pPr>
          <w:del w:id="283" w:author="Jonathan Drummey" w:date="2016-04-07T11:00:00Z">
            <w:r w:rsidRPr="00C96C9C" w:rsidDel="00C96C9C">
              <w:rPr>
                <w:rStyle w:val="Hyperlink"/>
                <w:noProof/>
                <w:rPrChange w:id="284" w:author="Jonathan Drummey" w:date="2016-04-07T11:00:00Z">
                  <w:rPr>
                    <w:rStyle w:val="Hyperlink"/>
                    <w:noProof/>
                  </w:rPr>
                </w:rPrChange>
              </w:rPr>
              <w:lastRenderedPageBreak/>
              <w:delText>How can I avoid getting continual alerts for the same data?</w:delText>
            </w:r>
            <w:r w:rsidDel="00C96C9C">
              <w:rPr>
                <w:noProof/>
                <w:webHidden/>
              </w:rPr>
              <w:tab/>
              <w:delText>35</w:delText>
            </w:r>
          </w:del>
        </w:p>
        <w:p w14:paraId="3BC86B44" w14:textId="325A2B44" w:rsidR="00D26832" w:rsidDel="00C96C9C" w:rsidRDefault="00D26832">
          <w:pPr>
            <w:pStyle w:val="TOC2"/>
            <w:tabs>
              <w:tab w:val="right" w:leader="dot" w:pos="9350"/>
            </w:tabs>
            <w:rPr>
              <w:del w:id="285" w:author="Jonathan Drummey" w:date="2016-04-07T11:00:00Z"/>
              <w:rFonts w:eastAsiaTheme="minorEastAsia" w:cstheme="minorBidi"/>
              <w:b w:val="0"/>
              <w:noProof/>
              <w:color w:val="auto"/>
            </w:rPr>
          </w:pPr>
          <w:del w:id="286" w:author="Jonathan Drummey" w:date="2016-04-07T11:00:00Z">
            <w:r w:rsidRPr="00C96C9C" w:rsidDel="00C96C9C">
              <w:rPr>
                <w:rStyle w:val="Hyperlink"/>
                <w:noProof/>
                <w:rPrChange w:id="287" w:author="Jonathan Drummey" w:date="2016-04-07T11:00:00Z">
                  <w:rPr>
                    <w:rStyle w:val="Hyperlink"/>
                    <w:noProof/>
                  </w:rPr>
                </w:rPrChange>
              </w:rPr>
              <w:delText>I’m getting my Alerts late.</w:delText>
            </w:r>
            <w:r w:rsidDel="00C96C9C">
              <w:rPr>
                <w:noProof/>
                <w:webHidden/>
              </w:rPr>
              <w:tab/>
              <w:delText>35</w:delText>
            </w:r>
          </w:del>
        </w:p>
        <w:p w14:paraId="12C7E978" w14:textId="483A8FB1" w:rsidR="00D26832" w:rsidDel="00C96C9C" w:rsidRDefault="00D26832">
          <w:pPr>
            <w:pStyle w:val="TOC2"/>
            <w:tabs>
              <w:tab w:val="right" w:leader="dot" w:pos="9350"/>
            </w:tabs>
            <w:rPr>
              <w:del w:id="288" w:author="Jonathan Drummey" w:date="2016-04-07T11:00:00Z"/>
              <w:rFonts w:eastAsiaTheme="minorEastAsia" w:cstheme="minorBidi"/>
              <w:b w:val="0"/>
              <w:noProof/>
              <w:color w:val="auto"/>
            </w:rPr>
          </w:pPr>
          <w:del w:id="289" w:author="Jonathan Drummey" w:date="2016-04-07T11:00:00Z">
            <w:r w:rsidRPr="00C96C9C" w:rsidDel="00C96C9C">
              <w:rPr>
                <w:rStyle w:val="Hyperlink"/>
                <w:noProof/>
                <w:rPrChange w:id="290" w:author="Jonathan Drummey" w:date="2016-04-07T11:00:00Z">
                  <w:rPr>
                    <w:rStyle w:val="Hyperlink"/>
                    <w:noProof/>
                  </w:rPr>
                </w:rPrChange>
              </w:rPr>
              <w:delText>My emails and/or text messages are delivered in the wrong order.</w:delText>
            </w:r>
            <w:r w:rsidDel="00C96C9C">
              <w:rPr>
                <w:noProof/>
                <w:webHidden/>
              </w:rPr>
              <w:tab/>
              <w:delText>35</w:delText>
            </w:r>
          </w:del>
        </w:p>
        <w:p w14:paraId="1A546B4D" w14:textId="09A757CA" w:rsidR="00D26832" w:rsidDel="00C96C9C" w:rsidRDefault="00D26832">
          <w:pPr>
            <w:pStyle w:val="TOC2"/>
            <w:tabs>
              <w:tab w:val="right" w:leader="dot" w:pos="9350"/>
            </w:tabs>
            <w:rPr>
              <w:del w:id="291" w:author="Jonathan Drummey" w:date="2016-04-07T11:00:00Z"/>
              <w:rFonts w:eastAsiaTheme="minorEastAsia" w:cstheme="minorBidi"/>
              <w:b w:val="0"/>
              <w:noProof/>
              <w:color w:val="auto"/>
            </w:rPr>
          </w:pPr>
          <w:del w:id="292" w:author="Jonathan Drummey" w:date="2016-04-07T11:00:00Z">
            <w:r w:rsidRPr="00C96C9C" w:rsidDel="00C96C9C">
              <w:rPr>
                <w:rStyle w:val="Hyperlink"/>
                <w:noProof/>
                <w:rPrChange w:id="293" w:author="Jonathan Drummey" w:date="2016-04-07T11:00:00Z">
                  <w:rPr>
                    <w:rStyle w:val="Hyperlink"/>
                    <w:noProof/>
                  </w:rPr>
                </w:rPrChange>
              </w:rPr>
              <w:delText>There is no default footer on my emails.</w:delText>
            </w:r>
            <w:r w:rsidDel="00C96C9C">
              <w:rPr>
                <w:noProof/>
                <w:webHidden/>
              </w:rPr>
              <w:tab/>
              <w:delText>35</w:delText>
            </w:r>
          </w:del>
        </w:p>
        <w:p w14:paraId="33A5201F" w14:textId="73DF95BB" w:rsidR="00D26832" w:rsidDel="00C96C9C" w:rsidRDefault="00D26832">
          <w:pPr>
            <w:pStyle w:val="TOC2"/>
            <w:tabs>
              <w:tab w:val="right" w:leader="dot" w:pos="9350"/>
            </w:tabs>
            <w:rPr>
              <w:del w:id="294" w:author="Jonathan Drummey" w:date="2016-04-07T11:00:00Z"/>
              <w:rFonts w:eastAsiaTheme="minorEastAsia" w:cstheme="minorBidi"/>
              <w:b w:val="0"/>
              <w:noProof/>
              <w:color w:val="auto"/>
            </w:rPr>
          </w:pPr>
          <w:del w:id="295" w:author="Jonathan Drummey" w:date="2016-04-07T11:00:00Z">
            <w:r w:rsidRPr="00C96C9C" w:rsidDel="00C96C9C">
              <w:rPr>
                <w:rStyle w:val="Hyperlink"/>
                <w:noProof/>
                <w:rPrChange w:id="296" w:author="Jonathan Drummey" w:date="2016-04-07T11:00:00Z">
                  <w:rPr>
                    <w:rStyle w:val="Hyperlink"/>
                    <w:noProof/>
                  </w:rPr>
                </w:rPrChange>
              </w:rPr>
              <w:delText>My CSV is Bad!</w:delText>
            </w:r>
            <w:r w:rsidDel="00C96C9C">
              <w:rPr>
                <w:noProof/>
                <w:webHidden/>
              </w:rPr>
              <w:tab/>
              <w:delText>36</w:delText>
            </w:r>
          </w:del>
        </w:p>
        <w:p w14:paraId="60CE131C" w14:textId="63800D5C" w:rsidR="00D26832" w:rsidDel="00C96C9C" w:rsidRDefault="00D26832">
          <w:pPr>
            <w:pStyle w:val="TOC3"/>
            <w:tabs>
              <w:tab w:val="right" w:leader="dot" w:pos="9350"/>
            </w:tabs>
            <w:rPr>
              <w:del w:id="297" w:author="Jonathan Drummey" w:date="2016-04-07T11:00:00Z"/>
              <w:rFonts w:eastAsiaTheme="minorEastAsia" w:cstheme="minorBidi"/>
              <w:noProof/>
              <w:color w:val="auto"/>
            </w:rPr>
          </w:pPr>
          <w:del w:id="298" w:author="Jonathan Drummey" w:date="2016-04-07T11:00:00Z">
            <w:r w:rsidRPr="00C96C9C" w:rsidDel="00C96C9C">
              <w:rPr>
                <w:rStyle w:val="Hyperlink"/>
                <w:noProof/>
                <w:rPrChange w:id="299" w:author="Jonathan Drummey" w:date="2016-04-07T11:00:00Z">
                  <w:rPr>
                    <w:rStyle w:val="Hyperlink"/>
                    <w:noProof/>
                  </w:rPr>
                </w:rPrChange>
              </w:rPr>
              <w:delText>Wrong worksheet’s data</w:delText>
            </w:r>
            <w:r w:rsidDel="00C96C9C">
              <w:rPr>
                <w:noProof/>
                <w:webHidden/>
              </w:rPr>
              <w:tab/>
              <w:delText>36</w:delText>
            </w:r>
          </w:del>
        </w:p>
        <w:p w14:paraId="5CC00ECF" w14:textId="428D67F3" w:rsidR="00D26832" w:rsidDel="00C96C9C" w:rsidRDefault="00D26832">
          <w:pPr>
            <w:pStyle w:val="TOC3"/>
            <w:tabs>
              <w:tab w:val="right" w:leader="dot" w:pos="9350"/>
            </w:tabs>
            <w:rPr>
              <w:del w:id="300" w:author="Jonathan Drummey" w:date="2016-04-07T11:00:00Z"/>
              <w:rFonts w:eastAsiaTheme="minorEastAsia" w:cstheme="minorBidi"/>
              <w:noProof/>
              <w:color w:val="auto"/>
            </w:rPr>
          </w:pPr>
          <w:del w:id="301" w:author="Jonathan Drummey" w:date="2016-04-07T11:00:00Z">
            <w:r w:rsidRPr="00C96C9C" w:rsidDel="00C96C9C">
              <w:rPr>
                <w:rStyle w:val="Hyperlink"/>
                <w:noProof/>
                <w:rPrChange w:id="302" w:author="Jonathan Drummey" w:date="2016-04-07T11:00:00Z">
                  <w:rPr>
                    <w:rStyle w:val="Hyperlink"/>
                    <w:noProof/>
                  </w:rPr>
                </w:rPrChange>
              </w:rPr>
              <w:delText>Wrong data structure</w:delText>
            </w:r>
            <w:r w:rsidDel="00C96C9C">
              <w:rPr>
                <w:noProof/>
                <w:webHidden/>
              </w:rPr>
              <w:tab/>
              <w:delText>36</w:delText>
            </w:r>
          </w:del>
        </w:p>
        <w:p w14:paraId="4F04FBC8" w14:textId="45D9B3D6" w:rsidR="00D26832" w:rsidDel="00C96C9C" w:rsidRDefault="00D26832">
          <w:pPr>
            <w:pStyle w:val="TOC2"/>
            <w:tabs>
              <w:tab w:val="right" w:leader="dot" w:pos="9350"/>
            </w:tabs>
            <w:rPr>
              <w:del w:id="303" w:author="Jonathan Drummey" w:date="2016-04-07T11:00:00Z"/>
              <w:rFonts w:eastAsiaTheme="minorEastAsia" w:cstheme="minorBidi"/>
              <w:b w:val="0"/>
              <w:noProof/>
              <w:color w:val="auto"/>
            </w:rPr>
          </w:pPr>
          <w:del w:id="304" w:author="Jonathan Drummey" w:date="2016-04-07T11:00:00Z">
            <w:r w:rsidRPr="00C96C9C" w:rsidDel="00C96C9C">
              <w:rPr>
                <w:rStyle w:val="Hyperlink"/>
                <w:noProof/>
                <w:rPrChange w:id="305" w:author="Jonathan Drummey" w:date="2016-04-07T11:00:00Z">
                  <w:rPr>
                    <w:rStyle w:val="Hyperlink"/>
                    <w:noProof/>
                  </w:rPr>
                </w:rPrChange>
              </w:rPr>
              <w:delText>My Emails aren’t Consolidating.</w:delText>
            </w:r>
            <w:r w:rsidDel="00C96C9C">
              <w:rPr>
                <w:noProof/>
                <w:webHidden/>
              </w:rPr>
              <w:tab/>
              <w:delText>37</w:delText>
            </w:r>
          </w:del>
        </w:p>
        <w:p w14:paraId="0D3C06AB" w14:textId="4BD4FB6C" w:rsidR="00D26832" w:rsidDel="00C96C9C" w:rsidRDefault="00D26832">
          <w:pPr>
            <w:pStyle w:val="TOC2"/>
            <w:tabs>
              <w:tab w:val="right" w:leader="dot" w:pos="9350"/>
            </w:tabs>
            <w:rPr>
              <w:del w:id="306" w:author="Jonathan Drummey" w:date="2016-04-07T11:00:00Z"/>
              <w:rFonts w:eastAsiaTheme="minorEastAsia" w:cstheme="minorBidi"/>
              <w:b w:val="0"/>
              <w:noProof/>
              <w:color w:val="auto"/>
            </w:rPr>
          </w:pPr>
          <w:del w:id="307" w:author="Jonathan Drummey" w:date="2016-04-07T11:00:00Z">
            <w:r w:rsidRPr="00C96C9C" w:rsidDel="00C96C9C">
              <w:rPr>
                <w:rStyle w:val="Hyperlink"/>
                <w:noProof/>
                <w:rPrChange w:id="308" w:author="Jonathan Drummey" w:date="2016-04-07T11:00:00Z">
                  <w:rPr>
                    <w:rStyle w:val="Hyperlink"/>
                    <w:noProof/>
                  </w:rPr>
                </w:rPrChange>
              </w:rPr>
              <w:delText>My PDFs aren’t Merging.</w:delText>
            </w:r>
            <w:r w:rsidDel="00C96C9C">
              <w:rPr>
                <w:noProof/>
                <w:webHidden/>
              </w:rPr>
              <w:tab/>
              <w:delText>37</w:delText>
            </w:r>
          </w:del>
        </w:p>
        <w:p w14:paraId="52D88DE2" w14:textId="44BE408A" w:rsidR="00D26832" w:rsidDel="00C96C9C" w:rsidRDefault="00D26832">
          <w:pPr>
            <w:pStyle w:val="TOC2"/>
            <w:tabs>
              <w:tab w:val="right" w:leader="dot" w:pos="9350"/>
            </w:tabs>
            <w:rPr>
              <w:del w:id="309" w:author="Jonathan Drummey" w:date="2016-04-07T11:00:00Z"/>
              <w:rFonts w:eastAsiaTheme="minorEastAsia" w:cstheme="minorBidi"/>
              <w:b w:val="0"/>
              <w:noProof/>
              <w:color w:val="auto"/>
            </w:rPr>
          </w:pPr>
          <w:del w:id="310" w:author="Jonathan Drummey" w:date="2016-04-07T11:00:00Z">
            <w:r w:rsidRPr="00C96C9C" w:rsidDel="00C96C9C">
              <w:rPr>
                <w:rStyle w:val="Hyperlink"/>
                <w:noProof/>
                <w:rPrChange w:id="311" w:author="Jonathan Drummey" w:date="2016-04-07T11:00:00Z">
                  <w:rPr>
                    <w:rStyle w:val="Hyperlink"/>
                    <w:noProof/>
                  </w:rPr>
                </w:rPrChange>
              </w:rPr>
              <w:delText>I’m getting too few emails, it looks like they are Over-Consolidating.</w:delText>
            </w:r>
            <w:r w:rsidDel="00C96C9C">
              <w:rPr>
                <w:noProof/>
                <w:webHidden/>
              </w:rPr>
              <w:tab/>
              <w:delText>37</w:delText>
            </w:r>
          </w:del>
        </w:p>
        <w:p w14:paraId="58C8070B" w14:textId="51BED3F6" w:rsidR="00D26832" w:rsidDel="00C96C9C" w:rsidRDefault="00D26832">
          <w:pPr>
            <w:pStyle w:val="TOC2"/>
            <w:tabs>
              <w:tab w:val="right" w:leader="dot" w:pos="9350"/>
            </w:tabs>
            <w:rPr>
              <w:del w:id="312" w:author="Jonathan Drummey" w:date="2016-04-07T11:00:00Z"/>
              <w:rFonts w:eastAsiaTheme="minorEastAsia" w:cstheme="minorBidi"/>
              <w:b w:val="0"/>
              <w:noProof/>
              <w:color w:val="auto"/>
            </w:rPr>
          </w:pPr>
          <w:del w:id="313" w:author="Jonathan Drummey" w:date="2016-04-07T11:00:00Z">
            <w:r w:rsidRPr="00C96C9C" w:rsidDel="00C96C9C">
              <w:rPr>
                <w:rStyle w:val="Hyperlink"/>
                <w:noProof/>
                <w:rPrChange w:id="314" w:author="Jonathan Drummey" w:date="2016-04-07T11:00:00Z">
                  <w:rPr>
                    <w:rStyle w:val="Hyperlink"/>
                    <w:noProof/>
                  </w:rPr>
                </w:rPrChange>
              </w:rPr>
              <w:delText>Inline and/or Appended Attachments aren’t showing up in my email.</w:delText>
            </w:r>
            <w:r w:rsidDel="00C96C9C">
              <w:rPr>
                <w:noProof/>
                <w:webHidden/>
              </w:rPr>
              <w:tab/>
              <w:delText>38</w:delText>
            </w:r>
          </w:del>
        </w:p>
        <w:p w14:paraId="0CC31913" w14:textId="20D65870" w:rsidR="00D26832" w:rsidDel="00C96C9C" w:rsidRDefault="00D26832">
          <w:pPr>
            <w:pStyle w:val="TOC1"/>
            <w:tabs>
              <w:tab w:val="right" w:leader="dot" w:pos="9350"/>
            </w:tabs>
            <w:rPr>
              <w:del w:id="315" w:author="Jonathan Drummey" w:date="2016-04-07T11:00:00Z"/>
              <w:rFonts w:eastAsiaTheme="minorEastAsia" w:cstheme="minorBidi"/>
              <w:b w:val="0"/>
              <w:noProof/>
              <w:color w:val="auto"/>
              <w:sz w:val="22"/>
              <w:szCs w:val="22"/>
            </w:rPr>
          </w:pPr>
          <w:del w:id="316" w:author="Jonathan Drummey" w:date="2016-04-07T11:00:00Z">
            <w:r w:rsidRPr="00C96C9C" w:rsidDel="00C96C9C">
              <w:rPr>
                <w:rStyle w:val="Hyperlink"/>
                <w:noProof/>
                <w:rPrChange w:id="317" w:author="Jonathan Drummey" w:date="2016-04-07T11:00:00Z">
                  <w:rPr>
                    <w:rStyle w:val="Hyperlink"/>
                    <w:noProof/>
                  </w:rPr>
                </w:rPrChange>
              </w:rPr>
              <w:delText>Getting VizAlerts Help</w:delText>
            </w:r>
            <w:r w:rsidDel="00C96C9C">
              <w:rPr>
                <w:noProof/>
                <w:webHidden/>
              </w:rPr>
              <w:tab/>
              <w:delText>38</w:delText>
            </w:r>
          </w:del>
        </w:p>
        <w:p w14:paraId="33A5ACD8" w14:textId="5A0B92E2" w:rsidR="00D26832" w:rsidDel="00C96C9C" w:rsidRDefault="00D26832">
          <w:pPr>
            <w:pStyle w:val="TOC1"/>
            <w:tabs>
              <w:tab w:val="right" w:leader="dot" w:pos="9350"/>
            </w:tabs>
            <w:rPr>
              <w:del w:id="318" w:author="Jonathan Drummey" w:date="2016-04-07T11:00:00Z"/>
              <w:rFonts w:eastAsiaTheme="minorEastAsia" w:cstheme="minorBidi"/>
              <w:b w:val="0"/>
              <w:noProof/>
              <w:color w:val="auto"/>
              <w:sz w:val="22"/>
              <w:szCs w:val="22"/>
            </w:rPr>
          </w:pPr>
          <w:del w:id="319" w:author="Jonathan Drummey" w:date="2016-04-07T11:00:00Z">
            <w:r w:rsidRPr="00C96C9C" w:rsidDel="00C96C9C">
              <w:rPr>
                <w:rStyle w:val="Hyperlink"/>
                <w:noProof/>
                <w:rPrChange w:id="320" w:author="Jonathan Drummey" w:date="2016-04-07T11:00:00Z">
                  <w:rPr>
                    <w:rStyle w:val="Hyperlink"/>
                    <w:noProof/>
                  </w:rPr>
                </w:rPrChange>
              </w:rPr>
              <w:delText>Contributing to VizAlerts</w:delText>
            </w:r>
            <w:r w:rsidDel="00C96C9C">
              <w:rPr>
                <w:noProof/>
                <w:webHidden/>
              </w:rPr>
              <w:tab/>
              <w:delText>39</w:delText>
            </w:r>
          </w:del>
        </w:p>
        <w:p w14:paraId="583A6176" w14:textId="68BCEDCE" w:rsidR="00BE749A" w:rsidRDefault="00BE749A">
          <w:r>
            <w:rPr>
              <w:b/>
              <w:bCs/>
              <w:noProof/>
            </w:rPr>
            <w:fldChar w:fldCharType="end"/>
          </w:r>
        </w:p>
      </w:sdtContent>
    </w:sdt>
    <w:p w14:paraId="7F68A008" w14:textId="77777777" w:rsidR="0040188B" w:rsidRPr="0040188B" w:rsidRDefault="0040188B" w:rsidP="0040188B"/>
    <w:p w14:paraId="14728C21" w14:textId="77777777" w:rsidR="008454EA" w:rsidRDefault="008454EA" w:rsidP="00404162">
      <w:pPr>
        <w:pStyle w:val="Heading2"/>
      </w:pPr>
    </w:p>
    <w:p w14:paraId="09768C08" w14:textId="77777777" w:rsidR="009A4B89" w:rsidRDefault="009A4B89" w:rsidP="00404162">
      <w:pPr>
        <w:pStyle w:val="Heading2"/>
      </w:pPr>
      <w:bookmarkStart w:id="321" w:name="_GoBack"/>
      <w:bookmarkEnd w:id="321"/>
    </w:p>
    <w:p w14:paraId="23E6D1AB" w14:textId="77777777" w:rsidR="009A4B89" w:rsidRDefault="009A4B89" w:rsidP="00404162">
      <w:pPr>
        <w:pStyle w:val="Heading2"/>
      </w:pPr>
    </w:p>
    <w:p w14:paraId="690660E4" w14:textId="77777777" w:rsidR="009A4B89" w:rsidRDefault="009A4B89" w:rsidP="00404162">
      <w:pPr>
        <w:pStyle w:val="Heading2"/>
      </w:pPr>
    </w:p>
    <w:p w14:paraId="34BFE784" w14:textId="77777777" w:rsidR="009A4B89" w:rsidRDefault="009A4B89" w:rsidP="00404162">
      <w:pPr>
        <w:pStyle w:val="Heading2"/>
      </w:pPr>
    </w:p>
    <w:p w14:paraId="412180E1" w14:textId="77777777" w:rsidR="009A4B89" w:rsidRDefault="009A4B89" w:rsidP="00404162">
      <w:pPr>
        <w:pStyle w:val="Heading2"/>
      </w:pPr>
    </w:p>
    <w:p w14:paraId="5E65D687" w14:textId="77777777" w:rsidR="00BE749A" w:rsidRDefault="00BE749A">
      <w:pPr>
        <w:rPr>
          <w:rFonts w:ascii="Times New Roman" w:hAnsi="Times New Roman" w:cstheme="majorBidi"/>
          <w:b/>
          <w:color w:val="000000" w:themeColor="text1"/>
          <w:sz w:val="36"/>
          <w:szCs w:val="32"/>
        </w:rPr>
      </w:pPr>
      <w:r>
        <w:br w:type="page"/>
      </w:r>
    </w:p>
    <w:p w14:paraId="3D5A0DFB" w14:textId="725267D2" w:rsidR="000C3E2A" w:rsidRPr="000C3E2A" w:rsidRDefault="002C26BA" w:rsidP="002C26BA">
      <w:pPr>
        <w:pStyle w:val="Heading1"/>
      </w:pPr>
      <w:bookmarkStart w:id="322" w:name="_Toc447637982"/>
      <w:bookmarkStart w:id="323" w:name="_Toc447790142"/>
      <w:r>
        <w:lastRenderedPageBreak/>
        <w:t>What i</w:t>
      </w:r>
      <w:r w:rsidR="000C3E2A" w:rsidRPr="000C3E2A">
        <w:t xml:space="preserve">s </w:t>
      </w:r>
      <w:r w:rsidR="000C3E2A">
        <w:t>VizAlerts</w:t>
      </w:r>
      <w:r w:rsidR="000C3E2A" w:rsidRPr="000C3E2A">
        <w:t>?</w:t>
      </w:r>
      <w:bookmarkEnd w:id="322"/>
      <w:bookmarkEnd w:id="323"/>
    </w:p>
    <w:p w14:paraId="42D732A5" w14:textId="31ABC9EF" w:rsidR="000C3E2A" w:rsidRDefault="002C6FA1" w:rsidP="00404162">
      <w:r>
        <w:t>Since the dawn of time</w:t>
      </w:r>
      <w:r w:rsidR="000C3E2A">
        <w:t xml:space="preserve">, </w:t>
      </w:r>
      <w:r>
        <w:t xml:space="preserve">humans </w:t>
      </w:r>
      <w:r w:rsidR="000C3E2A">
        <w:t>have brought up the need</w:t>
      </w:r>
      <w:r>
        <w:t>s</w:t>
      </w:r>
      <w:r w:rsidR="000C3E2A">
        <w:t xml:space="preserve"> that they have for various forms of alerting </w:t>
      </w:r>
      <w:r w:rsidR="004E3996">
        <w:t>driven by</w:t>
      </w:r>
      <w:r w:rsidR="000C3E2A">
        <w:t xml:space="preserve"> Tableau Server. Some want to know when extract refreshes fail. Others want to know when they succeed. Salespeople want to know when they hit their quota. Still others simply want to make a few tweaks to the existing Subscription functionality, say</w:t>
      </w:r>
      <w:r w:rsidR="004E3996">
        <w:t>,</w:t>
      </w:r>
      <w:r w:rsidR="000C3E2A">
        <w:t xml:space="preserve"> by being able to send a report image to a distribution list </w:t>
      </w:r>
      <w:r w:rsidR="002C26BA">
        <w:t xml:space="preserve">that includes recipients who aren’t on Tableau Server. </w:t>
      </w:r>
    </w:p>
    <w:p w14:paraId="54BEC353" w14:textId="77777777" w:rsidR="000C3E2A" w:rsidRDefault="002C6FA1" w:rsidP="00404162">
      <w:r>
        <w:t>VizAlerts is an email automation platform intended to seamlessly integrate with Tableau Server</w:t>
      </w:r>
      <w:r w:rsidRPr="000C3E2A">
        <w:t>.</w:t>
      </w:r>
      <w:r>
        <w:t xml:space="preserve"> </w:t>
      </w:r>
      <w:r w:rsidR="000C3E2A">
        <w:t xml:space="preserve">The idea behind </w:t>
      </w:r>
      <w:r>
        <w:t xml:space="preserve">it </w:t>
      </w:r>
      <w:r w:rsidR="000C3E2A">
        <w:t>is that anyone should be able to easily build, share, and customize p</w:t>
      </w:r>
      <w:r w:rsidR="004E3996">
        <w:t>retty much any email automation</w:t>
      </w:r>
      <w:r w:rsidR="000C3E2A">
        <w:t xml:space="preserve"> based on</w:t>
      </w:r>
      <w:r w:rsidR="00AC4578">
        <w:t xml:space="preserve"> their</w:t>
      </w:r>
      <w:r w:rsidR="000C3E2A">
        <w:t xml:space="preserve"> own Tableau Server viz data.</w:t>
      </w:r>
    </w:p>
    <w:p w14:paraId="573C3405" w14:textId="34049EB5" w:rsidR="002C26BA" w:rsidRDefault="002C26BA" w:rsidP="002C26BA">
      <w:pPr>
        <w:pStyle w:val="Heading2"/>
      </w:pPr>
      <w:bookmarkStart w:id="324" w:name="_Toc447637983"/>
      <w:bookmarkStart w:id="325" w:name="_Toc447790143"/>
      <w:r>
        <w:t>What can VizAlerts do?</w:t>
      </w:r>
      <w:bookmarkEnd w:id="324"/>
      <w:bookmarkEnd w:id="325"/>
    </w:p>
    <w:p w14:paraId="49F8F067" w14:textId="2C0BD205" w:rsidR="002C26BA" w:rsidRDefault="002C26BA" w:rsidP="002C26BA">
      <w:r>
        <w:t>VizAlerts has been designed to support many use cases:</w:t>
      </w:r>
    </w:p>
    <w:p w14:paraId="0C019614" w14:textId="58127F28" w:rsidR="00D12442" w:rsidRDefault="00D12442" w:rsidP="002C26BA">
      <w:pPr>
        <w:pStyle w:val="ListParagraph"/>
        <w:numPr>
          <w:ilvl w:val="0"/>
          <w:numId w:val="11"/>
        </w:numPr>
      </w:pPr>
      <w:r>
        <w:t>Sending notifications to subscribers when a condition has been met (or not!)</w:t>
      </w:r>
      <w:r w:rsidR="00FD015C">
        <w:t xml:space="preserve"> like extract refresh failures, meeting or missing target thresholds, etc.</w:t>
      </w:r>
    </w:p>
    <w:p w14:paraId="6BA4FA6C" w14:textId="3D6FAFD4" w:rsidR="002C26BA" w:rsidRDefault="002C26BA" w:rsidP="002C26BA">
      <w:pPr>
        <w:pStyle w:val="ListParagraph"/>
        <w:numPr>
          <w:ilvl w:val="0"/>
          <w:numId w:val="11"/>
        </w:numPr>
      </w:pPr>
      <w:r>
        <w:t>Halt</w:t>
      </w:r>
      <w:r w:rsidR="00D12442">
        <w:t>ing</w:t>
      </w:r>
      <w:r>
        <w:t xml:space="preserve"> emails from being sent </w:t>
      </w:r>
      <w:r w:rsidR="00D12442">
        <w:t xml:space="preserve">to the group </w:t>
      </w:r>
      <w:r>
        <w:t>unless the data is up</w:t>
      </w:r>
      <w:r w:rsidR="00D12442">
        <w:t xml:space="preserve"> to date (while the workbook owner</w:t>
      </w:r>
      <w:r w:rsidR="00FD015C">
        <w:t xml:space="preserve"> does get</w:t>
      </w:r>
      <w:r w:rsidR="00D12442">
        <w:t xml:space="preserve"> an email that the data isn’t up to date). </w:t>
      </w:r>
    </w:p>
    <w:p w14:paraId="7E7D7939" w14:textId="0038072B" w:rsidR="00FD015C" w:rsidRDefault="00FD015C" w:rsidP="002C26BA">
      <w:pPr>
        <w:pStyle w:val="ListParagraph"/>
        <w:numPr>
          <w:ilvl w:val="0"/>
          <w:numId w:val="11"/>
        </w:numPr>
      </w:pPr>
      <w:r>
        <w:t>Notify data owners when data is corrupt in some way (extraneous values, too many Null values, too large a change, etc.)</w:t>
      </w:r>
    </w:p>
    <w:p w14:paraId="370E1FD6" w14:textId="32B8071E" w:rsidR="002C26BA" w:rsidRDefault="002C26BA" w:rsidP="002C26BA">
      <w:pPr>
        <w:pStyle w:val="ListParagraph"/>
        <w:numPr>
          <w:ilvl w:val="0"/>
          <w:numId w:val="11"/>
        </w:numPr>
      </w:pPr>
      <w:r>
        <w:t xml:space="preserve">Sending a one line email notification that could be forwarded through an email-to-sms gateway such as </w:t>
      </w:r>
      <w:ins w:id="326" w:author="Jonathan Drummey" w:date="2016-04-07T09:17:00Z">
        <w:r w:rsidR="00D26832">
          <w:fldChar w:fldCharType="begin"/>
        </w:r>
        <w:r w:rsidR="00D26832">
          <w:instrText xml:space="preserve"> HYPERLINK "mailto:#####" </w:instrText>
        </w:r>
        <w:r w:rsidR="00D26832">
          <w:fldChar w:fldCharType="separate"/>
        </w:r>
        <w:r w:rsidR="00CC547D" w:rsidRPr="00B129C9">
          <w:rPr>
            <w:rStyle w:val="Hyperlink"/>
          </w:rPr>
          <w:t>########@txt.att.net</w:t>
        </w:r>
        <w:r w:rsidR="00D26832">
          <w:rPr>
            <w:rStyle w:val="Hyperlink"/>
          </w:rPr>
          <w:fldChar w:fldCharType="end"/>
        </w:r>
        <w:r w:rsidR="00CC547D">
          <w:t xml:space="preserve"> or</w:t>
        </w:r>
      </w:ins>
      <w:del w:id="327" w:author="Jonathan Drummey" w:date="2016-04-07T09:17:00Z">
        <w:r w:rsidR="009A161D" w:rsidRPr="009A161D">
          <w:delText>########@txt.att.net</w:delText>
        </w:r>
        <w:r>
          <w:delText>.</w:delText>
        </w:r>
        <w:r w:rsidR="009A161D">
          <w:delText xml:space="preserve"> (Or sending</w:delText>
        </w:r>
      </w:del>
      <w:r w:rsidR="009A161D">
        <w:t xml:space="preserve"> a </w:t>
      </w:r>
      <w:ins w:id="328" w:author="Jonathan Drummey" w:date="2016-04-07T09:17:00Z">
        <w:r w:rsidR="00CC547D">
          <w:t xml:space="preserve">messaging provider such as Twilio. </w:t>
        </w:r>
      </w:ins>
      <w:del w:id="329" w:author="Jonathan Drummey" w:date="2016-04-07T09:17:00Z">
        <w:r w:rsidR="009A161D">
          <w:delText>multimedia notification!).</w:delText>
        </w:r>
      </w:del>
    </w:p>
    <w:p w14:paraId="1CEA3562" w14:textId="5A01CC90" w:rsidR="009A161D" w:rsidRDefault="002C26BA" w:rsidP="009A161D">
      <w:pPr>
        <w:pStyle w:val="ListParagraph"/>
        <w:numPr>
          <w:ilvl w:val="0"/>
          <w:numId w:val="11"/>
        </w:numPr>
      </w:pPr>
      <w:r>
        <w:t>Batch reporting to distribution lists of non-Tableau users, for example emailing a weekly operations report to front-line staff who aren’t on Tableau.</w:t>
      </w:r>
    </w:p>
    <w:p w14:paraId="117A4075" w14:textId="073E4F87" w:rsidR="002C26BA" w:rsidRDefault="002C26BA" w:rsidP="002C26BA">
      <w:pPr>
        <w:pStyle w:val="ListParagraph"/>
        <w:numPr>
          <w:ilvl w:val="0"/>
          <w:numId w:val="11"/>
        </w:numPr>
      </w:pPr>
      <w:r>
        <w:t>Combining images and text into an HTML email for a more customized, professional look.</w:t>
      </w:r>
    </w:p>
    <w:p w14:paraId="0F39FDE7" w14:textId="12118CED" w:rsidR="002C26BA" w:rsidRDefault="002C26BA" w:rsidP="002C26BA">
      <w:pPr>
        <w:pStyle w:val="ListParagraph"/>
        <w:numPr>
          <w:ilvl w:val="0"/>
          <w:numId w:val="11"/>
        </w:numPr>
      </w:pPr>
      <w:r>
        <w:t>Merge multiple views into a single consolidated PDF, for example sending a company overview and per-region detail.</w:t>
      </w:r>
    </w:p>
    <w:p w14:paraId="7C7DB359" w14:textId="540BFBC5" w:rsidR="002C26BA" w:rsidRDefault="002C26BA" w:rsidP="002C26BA">
      <w:pPr>
        <w:pStyle w:val="ListParagraph"/>
        <w:numPr>
          <w:ilvl w:val="0"/>
          <w:numId w:val="11"/>
        </w:numPr>
      </w:pPr>
      <w:r>
        <w:t>Blend views from separate workbooks in the</w:t>
      </w:r>
      <w:r w:rsidR="009A161D">
        <w:t xml:space="preserve"> same email, for example a view from the operations dashboard and a view from the finance dashboard.</w:t>
      </w:r>
    </w:p>
    <w:p w14:paraId="3D572AA6" w14:textId="21CA0684" w:rsidR="009A161D" w:rsidRDefault="009A161D" w:rsidP="002C26BA">
      <w:pPr>
        <w:pStyle w:val="ListParagraph"/>
        <w:numPr>
          <w:ilvl w:val="0"/>
          <w:numId w:val="11"/>
        </w:numPr>
      </w:pPr>
      <w:r>
        <w:t>Bursting reports, for example sending to a manager a dashboard for each of her direct reports.</w:t>
      </w:r>
    </w:p>
    <w:p w14:paraId="3432FB1C" w14:textId="5BB5844A" w:rsidR="00363E0F" w:rsidRDefault="00363E0F" w:rsidP="002C26BA">
      <w:pPr>
        <w:pStyle w:val="ListParagraph"/>
        <w:numPr>
          <w:ilvl w:val="0"/>
          <w:numId w:val="11"/>
        </w:numPr>
        <w:rPr>
          <w:ins w:id="330" w:author="Jonathan Drummey" w:date="2016-04-07T09:17:00Z"/>
        </w:rPr>
      </w:pPr>
      <w:ins w:id="331" w:author="Jonathan Drummey" w:date="2016-04-07T09:17:00Z">
        <w:r>
          <w:t>Exporting data, images, and/or PDFs to the folder(s) of your choosing.</w:t>
        </w:r>
      </w:ins>
    </w:p>
    <w:p w14:paraId="3BA49569" w14:textId="6F22655B" w:rsidR="002C26BA" w:rsidRDefault="002C26BA" w:rsidP="00404162">
      <w:pPr>
        <w:pStyle w:val="ListParagraph"/>
        <w:numPr>
          <w:ilvl w:val="0"/>
          <w:numId w:val="11"/>
        </w:numPr>
      </w:pPr>
      <w:r>
        <w:t>Whatever combinatio</w:t>
      </w:r>
      <w:r w:rsidR="00D12442">
        <w:t>ns of the above you can imagine!</w:t>
      </w:r>
    </w:p>
    <w:p w14:paraId="355829C2" w14:textId="77777777" w:rsidR="004E3996" w:rsidRDefault="004E3996" w:rsidP="00D12442">
      <w:pPr>
        <w:pStyle w:val="Heading1"/>
      </w:pPr>
      <w:bookmarkStart w:id="332" w:name="_Toc447637984"/>
      <w:bookmarkStart w:id="333" w:name="_Toc447790144"/>
      <w:r>
        <w:t>How do I use it?</w:t>
      </w:r>
      <w:bookmarkEnd w:id="332"/>
      <w:bookmarkEnd w:id="333"/>
    </w:p>
    <w:p w14:paraId="1246D2D1" w14:textId="25E9C4AF" w:rsidR="000918FD" w:rsidRDefault="000918FD" w:rsidP="00404162">
      <w:r>
        <w:t>An ale</w:t>
      </w:r>
      <w:r w:rsidR="002C26BA">
        <w:t>rt is defined by two things: A v</w:t>
      </w:r>
      <w:r>
        <w:t>iew published to Tableau Server</w:t>
      </w:r>
      <w:r w:rsidR="002C26BA">
        <w:t xml:space="preserve"> (called the </w:t>
      </w:r>
      <w:r w:rsidR="002C26BA" w:rsidRPr="002C26BA">
        <w:rPr>
          <w:i/>
        </w:rPr>
        <w:t>trigger view</w:t>
      </w:r>
      <w:r w:rsidR="002C26BA">
        <w:t>)</w:t>
      </w:r>
      <w:r>
        <w:t xml:space="preserve">, and a subscription to that view on a special, </w:t>
      </w:r>
      <w:r w:rsidRPr="000918FD">
        <w:rPr>
          <w:i/>
        </w:rPr>
        <w:t>disabled</w:t>
      </w:r>
      <w:r>
        <w:t xml:space="preserve"> Subscription schedule</w:t>
      </w:r>
      <w:r w:rsidR="00416724">
        <w:t xml:space="preserve">. </w:t>
      </w:r>
      <w:r w:rsidR="008F268C">
        <w:t xml:space="preserve">Let’s </w:t>
      </w:r>
      <w:r w:rsidR="00DE475F">
        <w:t xml:space="preserve">take a look at a simple example (you can follow along yourself if you publish the </w:t>
      </w:r>
      <w:r w:rsidR="00F32F9B">
        <w:t>include</w:t>
      </w:r>
      <w:r w:rsidR="00B67CDE">
        <w:t xml:space="preserve">d </w:t>
      </w:r>
      <w:r w:rsidR="00F32F9B">
        <w:t>[VizAlerts</w:t>
      </w:r>
      <w:r w:rsidR="00B67CDE">
        <w:t xml:space="preserve"> install </w:t>
      </w:r>
      <w:ins w:id="334" w:author="Jonathan Drummey" w:date="2016-04-07T09:17:00Z">
        <w:r w:rsidR="00363E0F">
          <w:t>fo</w:t>
        </w:r>
        <w:r w:rsidR="00B67CDE">
          <w:t>lder</w:t>
        </w:r>
      </w:ins>
      <w:del w:id="335" w:author="Jonathan Drummey" w:date="2016-04-07T09:17:00Z">
        <w:r w:rsidR="00B67CDE">
          <w:delText>fo</w:delText>
        </w:r>
      </w:del>
      <w:del w:id="336" w:author="Matthew Coles" w:date="2016-04-05T11:54:00Z">
        <w:r w:rsidR="00B67CDE" w:rsidDel="00E32C46">
          <w:delText>r</w:delText>
        </w:r>
      </w:del>
      <w:del w:id="337" w:author="Jonathan Drummey" w:date="2016-04-07T09:17:00Z">
        <w:r w:rsidR="00B67CDE">
          <w:delText>lder</w:delText>
        </w:r>
      </w:del>
      <w:r w:rsidR="00F32F9B">
        <w:t>]\demo\VizAlertsDemo.twb file to your Tableau Server</w:t>
      </w:r>
      <w:r w:rsidR="00DE475F">
        <w:t>):</w:t>
      </w:r>
    </w:p>
    <w:p w14:paraId="42125F83" w14:textId="19E59EE1" w:rsidR="000918FD" w:rsidRDefault="00F32F9B" w:rsidP="00404162">
      <w:del w:id="338" w:author="Matthew Coles" w:date="2016-04-07T09:17:00Z">
        <w:r w:rsidRPr="00F32F9B">
          <w:rPr>
            <w:noProof/>
          </w:rPr>
          <w:lastRenderedPageBreak/>
          <w:drawing>
            <wp:inline distT="0" distB="0" distL="0" distR="0" wp14:anchorId="0C018D24" wp14:editId="0FC9E35F">
              <wp:extent cx="5944889" cy="2166897"/>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b="16071"/>
                      <a:stretch/>
                    </pic:blipFill>
                    <pic:spPr bwMode="auto">
                      <a:xfrm>
                        <a:off x="0" y="0"/>
                        <a:ext cx="5943600" cy="2166427"/>
                      </a:xfrm>
                      <a:prstGeom prst="rect">
                        <a:avLst/>
                      </a:prstGeom>
                      <a:ln>
                        <a:noFill/>
                      </a:ln>
                      <a:extLst>
                        <a:ext uri="{53640926-AAD7-44D8-BBD7-CCE9431645EC}">
                          <a14:shadowObscured xmlns:a14="http://schemas.microsoft.com/office/drawing/2010/main"/>
                        </a:ext>
                      </a:extLst>
                    </pic:spPr>
                  </pic:pic>
                </a:graphicData>
              </a:graphic>
            </wp:inline>
          </w:drawing>
        </w:r>
      </w:del>
      <w:ins w:id="339" w:author="Matthew Coles" w:date="2016-04-07T09:17:00Z">
        <w:r w:rsidRPr="00F32F9B">
          <w:rPr>
            <w:noProof/>
          </w:rPr>
          <w:drawing>
            <wp:inline distT="0" distB="0" distL="0" distR="0" wp14:anchorId="0C018D24" wp14:editId="190CDB1B">
              <wp:extent cx="5943600" cy="2581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581275"/>
                      </a:xfrm>
                      <a:prstGeom prst="rect">
                        <a:avLst/>
                      </a:prstGeom>
                    </pic:spPr>
                  </pic:pic>
                </a:graphicData>
              </a:graphic>
            </wp:inline>
          </w:drawing>
        </w:r>
      </w:ins>
    </w:p>
    <w:p w14:paraId="55E6F849" w14:textId="77777777" w:rsidR="000918FD" w:rsidRDefault="000918FD" w:rsidP="00404162">
      <w:pPr>
        <w:rPr>
          <w:del w:id="340" w:author="Jonathan Drummey" w:date="2016-04-07T09:17:00Z"/>
        </w:rPr>
      </w:pPr>
    </w:p>
    <w:p w14:paraId="18CFDE3D" w14:textId="77777777" w:rsidR="00416724" w:rsidRDefault="000918FD" w:rsidP="00404162">
      <w:r>
        <w:t xml:space="preserve">The </w:t>
      </w:r>
      <w:r w:rsidRPr="00416724">
        <w:rPr>
          <w:i/>
        </w:rPr>
        <w:t>view</w:t>
      </w:r>
      <w:r>
        <w:t xml:space="preserve">’s job is to define the criteria for triggering the alert and the content displayed within it. The scheduled </w:t>
      </w:r>
      <w:r w:rsidRPr="00416724">
        <w:rPr>
          <w:i/>
        </w:rPr>
        <w:t>subscription’s</w:t>
      </w:r>
      <w:r>
        <w:t xml:space="preserve"> job is to define at what times and how frequently the view is checked</w:t>
      </w:r>
      <w:r w:rsidR="0011383E">
        <w:t xml:space="preserve"> to see if an alert should be sent.</w:t>
      </w:r>
    </w:p>
    <w:p w14:paraId="798D9C34" w14:textId="61D34A35" w:rsidR="004E3996" w:rsidRDefault="004E3996" w:rsidP="00404162">
      <w:r>
        <w:t xml:space="preserve">VizAlerts functions off of one </w:t>
      </w:r>
      <w:r w:rsidR="00416724">
        <w:t>simple</w:t>
      </w:r>
      <w:r>
        <w:t xml:space="preserve"> triggering mechanism: </w:t>
      </w:r>
      <w:r w:rsidRPr="00D12442">
        <w:rPr>
          <w:b/>
        </w:rPr>
        <w:t>The presence of data in your viz.</w:t>
      </w:r>
      <w:r>
        <w:t xml:space="preserve"> If, when VizAlerts is scheduled to check your viz, it finds that </w:t>
      </w:r>
      <w:r w:rsidRPr="00416724">
        <w:rPr>
          <w:b/>
        </w:rPr>
        <w:t>data is present</w:t>
      </w:r>
      <w:r>
        <w:t xml:space="preserve">, it will trigger </w:t>
      </w:r>
      <w:r w:rsidR="0011383E">
        <w:t>the alert</w:t>
      </w:r>
      <w:r>
        <w:t>. If it finds no data, then nothing happens. Thus, the criteria for when you receive an alert depends solely o</w:t>
      </w:r>
      <w:r w:rsidR="00BE749A">
        <w:t>n what data you’ve connected to</w:t>
      </w:r>
      <w:r>
        <w:t xml:space="preserve"> and how you’ve filtered it.</w:t>
      </w:r>
      <w:r w:rsidR="00BE749A">
        <w:t xml:space="preserve"> Because of this</w:t>
      </w:r>
      <w:r w:rsidR="000918FD">
        <w:t xml:space="preserve"> you have a lot of flexibility in defining your alert.</w:t>
      </w:r>
    </w:p>
    <w:p w14:paraId="48AE731F" w14:textId="0E8EA471" w:rsidR="000918FD" w:rsidRPr="004E3996" w:rsidRDefault="00F32F9B" w:rsidP="00404162">
      <w:r w:rsidRPr="00F32F9B">
        <w:rPr>
          <w:noProof/>
        </w:rPr>
        <mc:AlternateContent>
          <mc:Choice Requires="wpg">
            <w:drawing>
              <wp:inline distT="0" distB="0" distL="0" distR="0" wp14:anchorId="283A13BC" wp14:editId="3852E7A8">
                <wp:extent cx="5571517" cy="2419417"/>
                <wp:effectExtent l="0" t="0" r="0" b="0"/>
                <wp:docPr id="7" name="Group 5"/>
                <wp:cNvGraphicFramePr/>
                <a:graphic xmlns:a="http://schemas.openxmlformats.org/drawingml/2006/main">
                  <a:graphicData uri="http://schemas.microsoft.com/office/word/2010/wordprocessingGroup">
                    <wpg:wgp>
                      <wpg:cNvGrpSpPr/>
                      <wpg:grpSpPr>
                        <a:xfrm>
                          <a:off x="0" y="0"/>
                          <a:ext cx="5571517" cy="2419417"/>
                          <a:chOff x="0" y="0"/>
                          <a:chExt cx="8707437" cy="3781425"/>
                        </a:xfrm>
                      </wpg:grpSpPr>
                      <pic:pic xmlns:pic="http://schemas.openxmlformats.org/drawingml/2006/picture">
                        <pic:nvPicPr>
                          <pic:cNvPr id="8"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07437" cy="37814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10" name="Rectangular Callout 10"/>
                        <wps:cNvSpPr/>
                        <wps:spPr>
                          <a:xfrm>
                            <a:off x="888664" y="2826477"/>
                            <a:ext cx="2294698" cy="793676"/>
                          </a:xfrm>
                          <a:prstGeom prst="wedgeRectCallout">
                            <a:avLst>
                              <a:gd name="adj1" fmla="val 43547"/>
                              <a:gd name="adj2" fmla="val -92820"/>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3E6B95" w14:textId="77777777" w:rsidR="00D26832" w:rsidRDefault="00D26832" w:rsidP="00F32F9B">
                              <w:pPr>
                                <w:pStyle w:val="NormalWeb"/>
                                <w:spacing w:before="0" w:beforeAutospacing="0" w:after="0" w:afterAutospacing="0"/>
                                <w:jc w:val="center"/>
                              </w:pPr>
                              <w:r w:rsidRPr="0058362A">
                                <w:rPr>
                                  <w:rFonts w:ascii="Arial" w:hAnsi="Arial" w:cs="Arial"/>
                                  <w:color w:val="000000" w:themeColor="text1"/>
                                  <w:kern w:val="24"/>
                                </w:rPr>
                                <w:t>There’s data so we’ll get an</w:t>
                              </w:r>
                              <w:r>
                                <w:rPr>
                                  <w:rFonts w:ascii="Arial" w:hAnsi="Arial" w:cs="Arial"/>
                                  <w:color w:val="000000" w:themeColor="text1"/>
                                  <w:kern w:val="24"/>
                                  <w:sz w:val="36"/>
                                  <w:szCs w:val="36"/>
                                </w:rPr>
                                <w:t xml:space="preserve"> </w:t>
                              </w:r>
                              <w:r w:rsidRPr="0058362A">
                                <w:rPr>
                                  <w:rFonts w:ascii="Arial" w:hAnsi="Arial" w:cs="Arial"/>
                                  <w:color w:val="000000" w:themeColor="text1"/>
                                  <w:kern w:val="24"/>
                                </w:rPr>
                                <w:t>alert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ular Callout 11"/>
                        <wps:cNvSpPr/>
                        <wps:spPr>
                          <a:xfrm>
                            <a:off x="3744912" y="2826554"/>
                            <a:ext cx="1905000" cy="793677"/>
                          </a:xfrm>
                          <a:prstGeom prst="wedgeRectCallout">
                            <a:avLst>
                              <a:gd name="adj1" fmla="val 42070"/>
                              <a:gd name="adj2" fmla="val -119407"/>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B2059F" w14:textId="77777777" w:rsidR="00D26832" w:rsidRPr="0058362A" w:rsidRDefault="00D26832" w:rsidP="00F32F9B">
                              <w:pPr>
                                <w:pStyle w:val="NormalWeb"/>
                                <w:spacing w:before="0" w:beforeAutospacing="0" w:after="0" w:afterAutospacing="0"/>
                                <w:jc w:val="center"/>
                              </w:pPr>
                              <w:r w:rsidRPr="0058362A">
                                <w:rPr>
                                  <w:rFonts w:ascii="Arial" w:hAnsi="Arial" w:cs="Arial"/>
                                  <w:color w:val="000000" w:themeColor="text1"/>
                                  <w:kern w:val="24"/>
                                </w:rPr>
                                <w:t>At 7am each day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5" o:spid="_x0000_s1026" style="width:438.7pt;height:190.5pt;mso-position-horizontal-relative:char;mso-position-vertical-relative:line" coordsize="87074,37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87074;height:378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GJy+AAAA2gAAAA8AAABkcnMvZG93bnJldi54bWxET02LwjAQvS/4H8II3tZUQVmqsajg4lV3&#10;FY9DM7alzaQmWdv+e3MQ9vh43+usN414kvOVZQWzaQKCOLe64kLB78/h8wuED8gaG8ukYCAP2Wb0&#10;scZU245P9DyHQsQQ9ikqKENoUyl9XpJBP7UtceTu1hkMEbpCaoddDDeNnCfJUhqsODaU2NK+pLw+&#10;/xkFC3e97mh43NjXp8P3bmj23eOi1GTcb1cgAvXhX/x2H7WCuDVeiTdAbl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c+GJy+AAAA2gAAAA8AAAAAAAAAAAAAAAAAnwIAAGRy&#10;cy9kb3ducmV2LnhtbFBLBQYAAAAABAAEAPcAAACKAwAAAAA=&#10;" fillcolor="#5b9bd5 [3204]" strokecolor="black [3213]">
                  <v:imagedata r:id="rId10" o:title=""/>
                  <v:shadow color="#e7e6e6 [3214]"/>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0" o:spid="_x0000_s1028" type="#_x0000_t61" style="position:absolute;left:8886;top:28264;width:22947;height:79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F8HcUA&#10;AADbAAAADwAAAGRycy9kb3ducmV2LnhtbESPQWvCQBCF74L/YRmhN90oKBJdRQQhFXrQFktuY3ZM&#10;gtnZkN1q2l/fORR6m+G9ee+b9bZ3jXpQF2rPBqaTBBRx4W3NpYGP98N4CSpEZIuNZzLwTQG2m+Fg&#10;jan1Tz7R4xxLJSEcUjRQxdimWoeiIodh4lti0W6+cxhl7UptO3xKuGv0LEkW2mHN0lBhS/uKivv5&#10;yxlYxuvtM8+P5evPZf82C3Of5ZfMmJdRv1uBitTHf/PfdWYFX+jlFxlA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8XwdxQAAANsAAAAPAAAAAAAAAAAAAAAAAJgCAABkcnMv&#10;ZG93bnJldi54bWxQSwUGAAAAAAQABAD1AAAAigMAAAAA&#10;" adj="20206,-9249" fillcolor="white [3212]" strokecolor="red" strokeweight="1pt">
                  <v:textbox>
                    <w:txbxContent>
                      <w:p w14:paraId="1D3E6B95" w14:textId="77777777" w:rsidR="00D26832" w:rsidRDefault="00D26832" w:rsidP="00F32F9B">
                        <w:pPr>
                          <w:pStyle w:val="NormalWeb"/>
                          <w:spacing w:before="0" w:beforeAutospacing="0" w:after="0" w:afterAutospacing="0"/>
                          <w:jc w:val="center"/>
                        </w:pPr>
                        <w:r w:rsidRPr="0058362A">
                          <w:rPr>
                            <w:rFonts w:ascii="Arial" w:hAnsi="Arial" w:cs="Arial"/>
                            <w:color w:val="000000" w:themeColor="text1"/>
                            <w:kern w:val="24"/>
                          </w:rPr>
                          <w:t>There’s data so we’ll get an</w:t>
                        </w:r>
                        <w:r>
                          <w:rPr>
                            <w:rFonts w:ascii="Arial" w:hAnsi="Arial" w:cs="Arial"/>
                            <w:color w:val="000000" w:themeColor="text1"/>
                            <w:kern w:val="24"/>
                            <w:sz w:val="36"/>
                            <w:szCs w:val="36"/>
                          </w:rPr>
                          <w:t xml:space="preserve"> </w:t>
                        </w:r>
                        <w:r w:rsidRPr="0058362A">
                          <w:rPr>
                            <w:rFonts w:ascii="Arial" w:hAnsi="Arial" w:cs="Arial"/>
                            <w:color w:val="000000" w:themeColor="text1"/>
                            <w:kern w:val="24"/>
                          </w:rPr>
                          <w:t>alert</w:t>
                        </w:r>
                      </w:p>
                    </w:txbxContent>
                  </v:textbox>
                </v:shape>
                <v:shape id="Rectangular Callout 11" o:spid="_x0000_s1029" type="#_x0000_t61" style="position:absolute;left:37449;top:28265;width:19050;height:79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04oL4A&#10;AADbAAAADwAAAGRycy9kb3ducmV2LnhtbERPTYvCMBC9C/6HMMJeRFMXkaUaRRYWxZtVPM82Y1ts&#10;JiWJNv77zYLgbR7vc1abaFrxIOcbywpm0wwEcWl1w5WC8+ln8gXCB2SNrWVS8CQPm/VwsMJc256P&#10;9ChCJVII+xwV1CF0uZS+rMmgn9qOOHFX6wyGBF0ltcM+hZtWfmbZQhpsODXU2NF3TeWtuBsFWezj&#10;77O54PiwK+JtRza4w1ypj1HcLkEEiuEtfrn3Os2fwf8v6QC5/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aNOKC+AAAA2wAAAA8AAAAAAAAAAAAAAAAAmAIAAGRycy9kb3ducmV2&#10;LnhtbFBLBQYAAAAABAAEAPUAAACDAwAAAAA=&#10;" adj="19887,-14992" fillcolor="white [3212]" strokecolor="red" strokeweight="1pt">
                  <v:textbox>
                    <w:txbxContent>
                      <w:p w14:paraId="7EB2059F" w14:textId="77777777" w:rsidR="00D26832" w:rsidRPr="0058362A" w:rsidRDefault="00D26832" w:rsidP="00F32F9B">
                        <w:pPr>
                          <w:pStyle w:val="NormalWeb"/>
                          <w:spacing w:before="0" w:beforeAutospacing="0" w:after="0" w:afterAutospacing="0"/>
                          <w:jc w:val="center"/>
                        </w:pPr>
                        <w:r w:rsidRPr="0058362A">
                          <w:rPr>
                            <w:rFonts w:ascii="Arial" w:hAnsi="Arial" w:cs="Arial"/>
                            <w:color w:val="000000" w:themeColor="text1"/>
                            <w:kern w:val="24"/>
                          </w:rPr>
                          <w:t>At 7am each day</w:t>
                        </w:r>
                      </w:p>
                    </w:txbxContent>
                  </v:textbox>
                </v:shape>
                <w10:anchorlock/>
              </v:group>
            </w:pict>
          </mc:Fallback>
        </mc:AlternateContent>
      </w:r>
    </w:p>
    <w:p w14:paraId="67834C65" w14:textId="5F8DED13" w:rsidR="00416724" w:rsidRDefault="0058362A" w:rsidP="0058362A">
      <w:pPr>
        <w:tabs>
          <w:tab w:val="left" w:pos="3037"/>
        </w:tabs>
      </w:pPr>
      <w:r>
        <w:tab/>
      </w:r>
    </w:p>
    <w:p w14:paraId="33169A41" w14:textId="77777777" w:rsidR="005C3B88" w:rsidRDefault="00416724" w:rsidP="00404162">
      <w:r>
        <w:t>Okay, we’ve got the basic premise down, n</w:t>
      </w:r>
      <w:r w:rsidR="005C3B88">
        <w:t>ow we can get to the fun stuff. Namely</w:t>
      </w:r>
      <w:r w:rsidR="0011383E">
        <w:t xml:space="preserve">, </w:t>
      </w:r>
      <w:r w:rsidR="005C3B88">
        <w:t xml:space="preserve">what does </w:t>
      </w:r>
      <w:r w:rsidR="0011383E">
        <w:t xml:space="preserve">an alert </w:t>
      </w:r>
      <w:r w:rsidR="005C3B88">
        <w:t>look like when it hits your inbox? Who does it get sent to?</w:t>
      </w:r>
    </w:p>
    <w:p w14:paraId="0528881C" w14:textId="77777777" w:rsidR="005C3B88" w:rsidRDefault="005C3B88" w:rsidP="00404162">
      <w:r>
        <w:t>The answer, just like the answer to every good question, is: “It depends!”</w:t>
      </w:r>
    </w:p>
    <w:p w14:paraId="7EFA3B23" w14:textId="2911252A" w:rsidR="004E3996" w:rsidRDefault="004E3996" w:rsidP="00404162">
      <w:r>
        <w:t xml:space="preserve">There are two modes of email automation supported by VizAlerts: </w:t>
      </w:r>
      <w:r w:rsidRPr="005C3B88">
        <w:rPr>
          <w:b/>
        </w:rPr>
        <w:t>Simple Alerts</w:t>
      </w:r>
      <w:r>
        <w:t xml:space="preserve"> and </w:t>
      </w:r>
      <w:r w:rsidRPr="005C3B88">
        <w:rPr>
          <w:b/>
        </w:rPr>
        <w:t>Advanced Alerts</w:t>
      </w:r>
      <w:r>
        <w:t>.</w:t>
      </w:r>
      <w:r w:rsidR="00D12442">
        <w:t xml:space="preserve"> Simple Alerts are basic notifications that will send an image of the viz plus the viz CSV, Advanced Alerts have a huge range of customizations.</w:t>
      </w:r>
    </w:p>
    <w:p w14:paraId="60BBAAEB" w14:textId="77777777" w:rsidR="005C3B88" w:rsidRDefault="005C3B88" w:rsidP="00404162"/>
    <w:p w14:paraId="1A98E74B" w14:textId="77777777" w:rsidR="004E3996" w:rsidRDefault="004E3996" w:rsidP="00D12442">
      <w:pPr>
        <w:pStyle w:val="Heading1"/>
      </w:pPr>
      <w:bookmarkStart w:id="341" w:name="_Toc447637985"/>
      <w:bookmarkStart w:id="342" w:name="_Toc447790145"/>
      <w:r>
        <w:t>Simple Alerts</w:t>
      </w:r>
      <w:bookmarkEnd w:id="341"/>
      <w:bookmarkEnd w:id="342"/>
    </w:p>
    <w:p w14:paraId="76EDEDA0" w14:textId="4BD49D53" w:rsidR="004E3996" w:rsidRDefault="000918FD" w:rsidP="00404162">
      <w:r>
        <w:t>True to its name, this is the simplest and easiest form of alerting.</w:t>
      </w:r>
      <w:r w:rsidR="005C3B88">
        <w:t xml:space="preserve"> Anyone with “view” permissions to a View on Tableau Server can subscribe to it on an Alert schedule, and it will be delivered to them </w:t>
      </w:r>
      <w:ins w:id="343" w:author="Jonathan Drummey" w:date="2016-04-07T09:17:00Z">
        <w:r w:rsidR="00CC547D">
          <w:t>via email</w:t>
        </w:r>
        <w:r w:rsidR="005C3B88">
          <w:t xml:space="preserve"> </w:t>
        </w:r>
      </w:ins>
      <w:r w:rsidR="005C3B88">
        <w:t xml:space="preserve">if and only if it is triggered. This means that I could send the URL to the view above to all my co-workers </w:t>
      </w:r>
      <w:ins w:id="344" w:author="Matthew Coles" w:date="2016-03-30T13:21:00Z">
        <w:r w:rsidR="002C629B" w:rsidRPr="002C629B">
          <w:t xml:space="preserve">and tell them that if they want to get alerts sent to them at </w:t>
        </w:r>
      </w:ins>
      <w:ins w:id="345" w:author="Jonathan Drummey" w:date="2016-04-07T09:18:00Z">
        <w:r w:rsidR="00D26832">
          <w:t>7</w:t>
        </w:r>
      </w:ins>
      <w:ins w:id="346" w:author="Matthew Coles" w:date="2016-03-30T13:21:00Z">
        <w:del w:id="347" w:author="Jonathan Drummey" w:date="2016-04-07T09:18:00Z">
          <w:r w:rsidR="002C629B" w:rsidRPr="002C629B" w:rsidDel="00D26832">
            <w:delText>6</w:delText>
          </w:r>
        </w:del>
        <w:r w:rsidR="002C629B" w:rsidRPr="002C629B">
          <w:t>AM like I get, they</w:t>
        </w:r>
      </w:ins>
      <w:del w:id="348" w:author="Matthew Coles" w:date="2016-03-30T13:21:00Z">
        <w:r w:rsidR="005C3B88" w:rsidDel="002C629B">
          <w:delText>and tell them that if they want to get silly text alerts sent to them</w:delText>
        </w:r>
        <w:r w:rsidR="0011383E" w:rsidDel="002C629B">
          <w:delText xml:space="preserve"> at 6AM</w:delText>
        </w:r>
        <w:r w:rsidR="005C3B88" w:rsidDel="002C629B">
          <w:delText xml:space="preserve"> like I get, they</w:delText>
        </w:r>
      </w:del>
      <w:r w:rsidR="005C3B88">
        <w:t xml:space="preserve"> only need subscribe to </w:t>
      </w:r>
      <w:r w:rsidR="0011383E">
        <w:t>it on the same schedule.</w:t>
      </w:r>
    </w:p>
    <w:p w14:paraId="20C21AF9" w14:textId="77777777" w:rsidR="004E3996" w:rsidRDefault="005C3B88" w:rsidP="00404162">
      <w:r>
        <w:t xml:space="preserve">And here is what </w:t>
      </w:r>
      <w:r w:rsidR="0011383E">
        <w:t>the</w:t>
      </w:r>
      <w:r>
        <w:t xml:space="preserve"> Simple Alert </w:t>
      </w:r>
      <w:r w:rsidR="0011383E">
        <w:t xml:space="preserve">they’d get </w:t>
      </w:r>
      <w:r>
        <w:t>looks like as an email:</w:t>
      </w:r>
    </w:p>
    <w:p w14:paraId="51918212" w14:textId="55E9B7F1" w:rsidR="005C3B88" w:rsidRDefault="0058362A" w:rsidP="00404162">
      <w:r w:rsidRPr="0058362A">
        <w:rPr>
          <w:noProof/>
        </w:rPr>
        <w:drawing>
          <wp:inline distT="0" distB="0" distL="0" distR="0" wp14:anchorId="02427E15" wp14:editId="208FA433">
            <wp:extent cx="5943600" cy="19018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901825"/>
                    </a:xfrm>
                    <a:prstGeom prst="rect">
                      <a:avLst/>
                    </a:prstGeom>
                  </pic:spPr>
                </pic:pic>
              </a:graphicData>
            </a:graphic>
          </wp:inline>
        </w:drawing>
      </w:r>
    </w:p>
    <w:p w14:paraId="5637CE8B" w14:textId="34388BDC" w:rsidR="00E31408" w:rsidRDefault="00E31408" w:rsidP="00404162">
      <w:r>
        <w:t>The PNG rendering of the View itself is embedded in the email, and the data from the View is attache</w:t>
      </w:r>
      <w:r w:rsidR="0058362A">
        <w:t>d</w:t>
      </w:r>
      <w:r>
        <w:t xml:space="preserve"> in CSV format. The image is linked back to the View on Tableau Server, just as in a Subscription. The CSV is simply there to provide additional information that might not be exposed visually, and to provide a static historical record of what c</w:t>
      </w:r>
      <w:r w:rsidR="0049260D">
        <w:t>aused the alert to be triggered (by the time you open your email and click the link to investigate, the data behind the View may have changed).</w:t>
      </w:r>
    </w:p>
    <w:p w14:paraId="35FB9AD1" w14:textId="77777777" w:rsidR="005C3B88" w:rsidRDefault="00E31408" w:rsidP="00404162">
      <w:r w:rsidRPr="0049260D">
        <w:rPr>
          <w:b/>
        </w:rPr>
        <w:t>So wait</w:t>
      </w:r>
      <w:r>
        <w:t>—what if someone picked a View that wasn’t designed to be an Alert, and subscribed to it on a custom Alerts schedule? What would happen?</w:t>
      </w:r>
    </w:p>
    <w:p w14:paraId="106F021F" w14:textId="77777777" w:rsidR="00E31408" w:rsidRDefault="00E31408" w:rsidP="00404162">
      <w:r>
        <w:t>The answer is: A Subscription</w:t>
      </w:r>
      <w:r w:rsidR="00853303">
        <w:t>, effectively</w:t>
      </w:r>
      <w:r>
        <w:t>. Except they’d also get the CSV data attached to the email.</w:t>
      </w:r>
    </w:p>
    <w:p w14:paraId="0DB10999" w14:textId="77777777" w:rsidR="0049260D" w:rsidRDefault="0049260D" w:rsidP="00404162">
      <w:r>
        <w:t>There are a few other important things to know about Simple Alerts:</w:t>
      </w:r>
    </w:p>
    <w:p w14:paraId="5BC9FE1C" w14:textId="77777777" w:rsidR="0049260D" w:rsidRDefault="0049260D" w:rsidP="00404162">
      <w:pPr>
        <w:pStyle w:val="ListParagraph"/>
        <w:numPr>
          <w:ilvl w:val="0"/>
          <w:numId w:val="2"/>
        </w:numPr>
      </w:pPr>
      <w:r>
        <w:t xml:space="preserve">VizAlerts will </w:t>
      </w:r>
      <w:r w:rsidRPr="00853303">
        <w:rPr>
          <w:b/>
        </w:rPr>
        <w:t>impersonate</w:t>
      </w:r>
      <w:r>
        <w:t xml:space="preserve"> the Subscriber when it checks for viz data from the View they subscribed to. Therefore, any</w:t>
      </w:r>
      <w:r w:rsidR="006E63C8">
        <w:t xml:space="preserve"> user</w:t>
      </w:r>
      <w:r>
        <w:t xml:space="preserve"> filters set up that are based on who is viewing the viz will apply as if the Subscriber had pulled the view</w:t>
      </w:r>
      <w:r w:rsidR="00853303">
        <w:t xml:space="preserve"> up manually in a browser. This provides an easy way for one person to author an Alert that will be triggered at different times depending on who subscribed to it, if so desired.</w:t>
      </w:r>
      <w:r w:rsidR="008F268C">
        <w:br/>
      </w:r>
    </w:p>
    <w:p w14:paraId="6F26559B" w14:textId="77777777" w:rsidR="0049260D" w:rsidRDefault="00853303" w:rsidP="00404162">
      <w:pPr>
        <w:pStyle w:val="ListParagraph"/>
        <w:numPr>
          <w:ilvl w:val="0"/>
          <w:numId w:val="2"/>
        </w:numPr>
      </w:pPr>
      <w:r>
        <w:t>If a user creates a Customized View from your original Alert view, they can subscribe to it if they like, and VizAlerts will process it just like any other Alert. This provides additional flexibility if individuals want to tweak specific criteria to trigger their alerts.</w:t>
      </w:r>
      <w:r w:rsidR="00311322">
        <w:t xml:space="preserve"> </w:t>
      </w:r>
      <w:r w:rsidR="009A4B89">
        <w:t xml:space="preserve"> </w:t>
      </w:r>
    </w:p>
    <w:p w14:paraId="2CAF088E" w14:textId="77777777" w:rsidR="00B06664" w:rsidRDefault="00311322" w:rsidP="00404162">
      <w:r>
        <w:t xml:space="preserve">All this Simple Alert stuff is well and good, but </w:t>
      </w:r>
      <w:r w:rsidR="00B06664">
        <w:t xml:space="preserve">maybe “simple” isn’t a word that describes you. Maybe you’re more the </w:t>
      </w:r>
      <w:r w:rsidR="00B06664" w:rsidRPr="00B70BFC">
        <w:rPr>
          <w:i/>
        </w:rPr>
        <w:t>power user</w:t>
      </w:r>
      <w:r w:rsidR="00B06664">
        <w:t xml:space="preserve"> type</w:t>
      </w:r>
      <w:r w:rsidR="008F268C">
        <w:t>. In that case, please proceed to:</w:t>
      </w:r>
    </w:p>
    <w:p w14:paraId="51E80321" w14:textId="77777777" w:rsidR="00B06664" w:rsidRDefault="00B06664" w:rsidP="00404162"/>
    <w:p w14:paraId="4CCCF722" w14:textId="77777777" w:rsidR="00B06664" w:rsidRPr="00B06664" w:rsidRDefault="00B06664" w:rsidP="00D12442">
      <w:pPr>
        <w:pStyle w:val="Heading1"/>
      </w:pPr>
      <w:bookmarkStart w:id="349" w:name="_Toc447637986"/>
      <w:bookmarkStart w:id="350" w:name="_Toc447790146"/>
      <w:r>
        <w:t>Advanced Alerts</w:t>
      </w:r>
      <w:bookmarkEnd w:id="349"/>
      <w:bookmarkEnd w:id="350"/>
    </w:p>
    <w:p w14:paraId="6E31ADA3" w14:textId="77777777" w:rsidR="00E31408" w:rsidRDefault="00B06664" w:rsidP="00404162">
      <w:r>
        <w:t xml:space="preserve">Advanced Alerts are </w:t>
      </w:r>
      <w:r w:rsidRPr="002C6FA1">
        <w:t>triggered</w:t>
      </w:r>
      <w:r>
        <w:t xml:space="preserve"> </w:t>
      </w:r>
      <w:r w:rsidR="002C6FA1">
        <w:t xml:space="preserve">in </w:t>
      </w:r>
      <w:r>
        <w:t xml:space="preserve">the same way </w:t>
      </w:r>
      <w:r w:rsidR="002C6FA1">
        <w:t xml:space="preserve">that </w:t>
      </w:r>
      <w:r>
        <w:t>Simple Alerts</w:t>
      </w:r>
      <w:r w:rsidR="002C6FA1">
        <w:t xml:space="preserve"> are</w:t>
      </w:r>
      <w:r>
        <w:t xml:space="preserve">, but they </w:t>
      </w:r>
      <w:r w:rsidR="002C6FA1">
        <w:t xml:space="preserve">allow you extremely </w:t>
      </w:r>
      <w:r>
        <w:t xml:space="preserve">granular control over </w:t>
      </w:r>
      <w:r>
        <w:rPr>
          <w:b/>
        </w:rPr>
        <w:t xml:space="preserve">what </w:t>
      </w:r>
      <w:r>
        <w:t xml:space="preserve">you send to </w:t>
      </w:r>
      <w:r>
        <w:rPr>
          <w:b/>
        </w:rPr>
        <w:t>whom</w:t>
      </w:r>
      <w:r>
        <w:t>.</w:t>
      </w:r>
      <w:r w:rsidR="00B7607D">
        <w:t xml:space="preserve"> They work on the following principle:</w:t>
      </w:r>
    </w:p>
    <w:p w14:paraId="02DF41B3" w14:textId="0E0DD918" w:rsidR="00B7607D" w:rsidDel="006401C7" w:rsidRDefault="00B7607D">
      <w:pPr>
        <w:rPr>
          <w:del w:id="351" w:author="Matthew Coles" w:date="2016-03-30T13:24:00Z"/>
        </w:rPr>
      </w:pPr>
      <w:r w:rsidRPr="00B7607D">
        <w:t xml:space="preserve">“For every row of data in the </w:t>
      </w:r>
      <w:r w:rsidR="00942421">
        <w:t xml:space="preserve">trigger </w:t>
      </w:r>
      <w:r w:rsidRPr="00B7607D">
        <w:t>viz, send an email</w:t>
      </w:r>
      <w:ins w:id="352" w:author="Jonathan Drummey" w:date="2016-04-07T09:17:00Z">
        <w:r w:rsidR="00CC547D">
          <w:t xml:space="preserve"> or SMS message</w:t>
        </w:r>
      </w:ins>
      <w:ins w:id="353" w:author="Matthew Coles" w:date="2016-03-30T13:24:00Z">
        <w:r w:rsidR="004667E4">
          <w:rPr>
            <w:rStyle w:val="FootnoteReference"/>
          </w:rPr>
          <w:footnoteReference w:customMarkFollows="1" w:id="2"/>
          <w:t>*</w:t>
        </w:r>
      </w:ins>
      <w:ins w:id="372" w:author="Matthew Coles" w:date="2016-03-30T13:23:00Z">
        <w:r w:rsidR="004667E4">
          <w:t xml:space="preserve"> </w:t>
        </w:r>
      </w:ins>
      <w:del w:id="373" w:author="Matthew Coles" w:date="2016-03-30T13:22:00Z">
        <w:r w:rsidR="00D12442" w:rsidDel="004667E4">
          <w:delText>***</w:delText>
        </w:r>
      </w:del>
      <w:del w:id="374" w:author="Matthew Coles" w:date="2016-03-30T13:23:00Z">
        <w:r w:rsidRPr="00B7607D" w:rsidDel="004667E4">
          <w:delText xml:space="preserve"> </w:delText>
        </w:r>
      </w:del>
      <w:r w:rsidRPr="00B7607D">
        <w:t>with properties and content based on the data in each field”</w:t>
      </w:r>
    </w:p>
    <w:p w14:paraId="27B087C2" w14:textId="5569720A" w:rsidR="00D12442" w:rsidRPr="00B7607D" w:rsidRDefault="00D12442">
      <w:pPr>
        <w:rPr>
          <w:del w:id="375" w:author="Jonathan Drummey" w:date="2016-04-07T09:17:00Z"/>
        </w:rPr>
      </w:pPr>
      <w:del w:id="376" w:author="Matthew Coles" w:date="2016-03-30T13:24:00Z">
        <w:r w:rsidDel="006401C7">
          <w:delText xml:space="preserve">*** VizAlerts </w:delText>
        </w:r>
        <w:r w:rsidR="00942421" w:rsidDel="006401C7">
          <w:delText>does have</w:delText>
        </w:r>
        <w:r w:rsidDel="006401C7">
          <w:delText xml:space="preserve"> the ability to</w:delText>
        </w:r>
        <w:r w:rsidR="00942421" w:rsidDel="006401C7">
          <w:delText xml:space="preserve"> consolidate multiple rows of data into one email.</w:delText>
        </w:r>
      </w:del>
    </w:p>
    <w:p w14:paraId="6BA0C6C6" w14:textId="33614338" w:rsidR="00601750" w:rsidRDefault="00942421" w:rsidP="00404162">
      <w:r>
        <w:t>What tells VizAlerts that</w:t>
      </w:r>
      <w:r w:rsidR="00657E36">
        <w:t xml:space="preserve"> </w:t>
      </w:r>
      <w:ins w:id="377" w:author="Matthew Coles" w:date="2016-03-30T13:37:00Z">
        <w:r w:rsidR="00AB123C">
          <w:t xml:space="preserve">a </w:t>
        </w:r>
      </w:ins>
      <w:r w:rsidR="00657E36">
        <w:t xml:space="preserve">given alert is an Advanced Alert </w:t>
      </w:r>
      <w:r>
        <w:t xml:space="preserve">(and not </w:t>
      </w:r>
      <w:r w:rsidR="00657E36">
        <w:t>a Simple Alert</w:t>
      </w:r>
      <w:r>
        <w:t>)</w:t>
      </w:r>
      <w:r w:rsidR="00657E36">
        <w:t xml:space="preserve"> is the presence of a field named </w:t>
      </w:r>
      <w:r w:rsidR="00657E36" w:rsidRPr="0058362A">
        <w:rPr>
          <w:b/>
        </w:rPr>
        <w:t>“ Email Action *”</w:t>
      </w:r>
      <w:r w:rsidR="00657E36">
        <w:t xml:space="preserve"> in the viz with a value of 1</w:t>
      </w:r>
      <w:ins w:id="378" w:author="Jonathan Drummey" w:date="2016-04-07T09:17:00Z">
        <w:r w:rsidR="00CC547D">
          <w:t xml:space="preserve"> for Email or 2 for SMS</w:t>
        </w:r>
        <w:r w:rsidR="00657E36">
          <w:t>.</w:t>
        </w:r>
      </w:ins>
      <w:del w:id="379" w:author="Jonathan Drummey" w:date="2016-04-07T09:17:00Z">
        <w:r w:rsidR="00657E36">
          <w:delText>.</w:delText>
        </w:r>
      </w:del>
      <w:r w:rsidR="00657E36">
        <w:t xml:space="preserve"> In addition t</w:t>
      </w:r>
      <w:r w:rsidR="00AD0553">
        <w:t xml:space="preserve">he </w:t>
      </w:r>
      <w:r w:rsidR="002C6FA1">
        <w:t xml:space="preserve">properties of an </w:t>
      </w:r>
      <w:r w:rsidR="00AD0553">
        <w:t xml:space="preserve">email sent by an Advanced Alert </w:t>
      </w:r>
      <w:r w:rsidR="002C6FA1">
        <w:t>are</w:t>
      </w:r>
      <w:r w:rsidR="00AD0553">
        <w:t xml:space="preserve"> generated by </w:t>
      </w:r>
      <w:r w:rsidR="00AD0553" w:rsidRPr="00C51170">
        <w:rPr>
          <w:b/>
        </w:rPr>
        <w:t>specific fields</w:t>
      </w:r>
      <w:r w:rsidR="00AD0553">
        <w:t xml:space="preserve"> in the View you </w:t>
      </w:r>
      <w:r w:rsidR="00C51170">
        <w:t>subscribe</w:t>
      </w:r>
      <w:r w:rsidR="00AD0553">
        <w:t xml:space="preserve"> to. </w:t>
      </w:r>
      <w:r w:rsidR="00FA3EB3">
        <w:t>These fields can be from raw data or calculated fields that are dynamically generated from your data (ooh, the possibilities!)</w:t>
      </w:r>
      <w:r>
        <w:t>.</w:t>
      </w:r>
      <w:r w:rsidR="00FA3EB3">
        <w:t xml:space="preserve"> Here’s the list of fields</w:t>
      </w:r>
      <w:ins w:id="380" w:author="Jonathan Drummey" w:date="2016-04-07T09:17:00Z">
        <w:r w:rsidR="00CC547D">
          <w:t xml:space="preserve"> and values for </w:t>
        </w:r>
        <w:r w:rsidR="00CC547D" w:rsidRPr="00D26832">
          <w:rPr>
            <w:b/>
            <w:rPrChange w:id="381" w:author="Jonathan Drummey" w:date="2016-04-07T09:19:00Z">
              <w:rPr/>
            </w:rPrChange>
          </w:rPr>
          <w:t>Email</w:t>
        </w:r>
        <w:r w:rsidR="00CC547D">
          <w:t xml:space="preserve"> Advanced Alerts</w:t>
        </w:r>
      </w:ins>
      <w:r w:rsidR="00FA3EB3">
        <w:t>:</w:t>
      </w:r>
      <w:r w:rsidR="00657E36">
        <w:br/>
      </w:r>
    </w:p>
    <w:tbl>
      <w:tblPr>
        <w:tblStyle w:val="TableGrid"/>
        <w:tblW w:w="0" w:type="auto"/>
        <w:jc w:val="center"/>
        <w:tblInd w:w="-263" w:type="dxa"/>
        <w:tblLook w:val="04A0" w:firstRow="1" w:lastRow="0" w:firstColumn="1" w:lastColumn="0" w:noHBand="0" w:noVBand="1"/>
        <w:tblPrChange w:id="382" w:author="Jonathan Drummey" w:date="2016-04-07T09:17:00Z">
          <w:tblPr>
            <w:tblStyle w:val="TableGrid"/>
            <w:tblW w:w="0" w:type="auto"/>
            <w:jc w:val="center"/>
            <w:tblLook w:val="04A0" w:firstRow="1" w:lastRow="0" w:firstColumn="1" w:lastColumn="0" w:noHBand="0" w:noVBand="1"/>
          </w:tblPr>
        </w:tblPrChange>
      </w:tblPr>
      <w:tblGrid>
        <w:gridCol w:w="2283"/>
        <w:gridCol w:w="1255"/>
        <w:gridCol w:w="4890"/>
        <w:tblGridChange w:id="383">
          <w:tblGrid>
            <w:gridCol w:w="2283"/>
            <w:gridCol w:w="1255"/>
            <w:gridCol w:w="4890"/>
          </w:tblGrid>
        </w:tblGridChange>
      </w:tblGrid>
      <w:tr w:rsidR="00FA3EB3" w14:paraId="4F82B162" w14:textId="77777777" w:rsidTr="00C6342D">
        <w:trPr>
          <w:jc w:val="center"/>
          <w:trPrChange w:id="384" w:author="Jonathan Drummey" w:date="2016-04-07T09:17:00Z">
            <w:trPr>
              <w:jc w:val="center"/>
            </w:trPr>
          </w:trPrChange>
        </w:trPr>
        <w:tc>
          <w:tcPr>
            <w:tcW w:w="2283" w:type="dxa"/>
            <w:tcPrChange w:id="385" w:author="Jonathan Drummey" w:date="2016-04-07T09:17:00Z">
              <w:tcPr>
                <w:tcW w:w="2283" w:type="dxa"/>
              </w:tcPr>
            </w:tcPrChange>
          </w:tcPr>
          <w:p w14:paraId="3AAF511B" w14:textId="77777777" w:rsidR="00FA3EB3" w:rsidRPr="009140EE" w:rsidRDefault="00FA3EB3" w:rsidP="009140EE">
            <w:pPr>
              <w:rPr>
                <w:b/>
              </w:rPr>
            </w:pPr>
            <w:r w:rsidRPr="009140EE">
              <w:rPr>
                <w:b/>
              </w:rPr>
              <w:t>Field Name (with leading space)</w:t>
            </w:r>
          </w:p>
        </w:tc>
        <w:tc>
          <w:tcPr>
            <w:tcW w:w="1167" w:type="dxa"/>
            <w:tcPrChange w:id="386" w:author="Jonathan Drummey" w:date="2016-04-07T09:17:00Z">
              <w:tcPr>
                <w:tcW w:w="1167" w:type="dxa"/>
              </w:tcPr>
            </w:tcPrChange>
          </w:tcPr>
          <w:p w14:paraId="72C73F63" w14:textId="77777777" w:rsidR="00FA3EB3" w:rsidRPr="009140EE" w:rsidRDefault="00FA3EB3" w:rsidP="009140EE">
            <w:pPr>
              <w:rPr>
                <w:b/>
              </w:rPr>
            </w:pPr>
            <w:r w:rsidRPr="009140EE">
              <w:rPr>
                <w:b/>
              </w:rPr>
              <w:t>Required?</w:t>
            </w:r>
          </w:p>
        </w:tc>
        <w:tc>
          <w:tcPr>
            <w:tcW w:w="4890" w:type="dxa"/>
            <w:tcPrChange w:id="387" w:author="Jonathan Drummey" w:date="2016-04-07T09:17:00Z">
              <w:tcPr>
                <w:tcW w:w="4890" w:type="dxa"/>
              </w:tcPr>
            </w:tcPrChange>
          </w:tcPr>
          <w:p w14:paraId="60D7BD36" w14:textId="3E95F085" w:rsidR="00FA3EB3" w:rsidRPr="009140EE" w:rsidRDefault="00FA3EB3" w:rsidP="009140EE">
            <w:pPr>
              <w:rPr>
                <w:b/>
              </w:rPr>
            </w:pPr>
            <w:r w:rsidRPr="009140EE">
              <w:rPr>
                <w:b/>
              </w:rPr>
              <w:t>Structure &amp; Description</w:t>
            </w:r>
          </w:p>
        </w:tc>
      </w:tr>
      <w:tr w:rsidR="00FA3EB3" w14:paraId="65D2D8D4" w14:textId="77777777" w:rsidTr="00C6342D">
        <w:trPr>
          <w:jc w:val="center"/>
          <w:trPrChange w:id="388" w:author="Jonathan Drummey" w:date="2016-04-07T09:17:00Z">
            <w:trPr>
              <w:jc w:val="center"/>
            </w:trPr>
          </w:trPrChange>
        </w:trPr>
        <w:tc>
          <w:tcPr>
            <w:tcW w:w="2283" w:type="dxa"/>
            <w:tcPrChange w:id="389" w:author="Jonathan Drummey" w:date="2016-04-07T09:17:00Z">
              <w:tcPr>
                <w:tcW w:w="2283" w:type="dxa"/>
              </w:tcPr>
            </w:tcPrChange>
          </w:tcPr>
          <w:p w14:paraId="0CD189A3" w14:textId="615B78E1" w:rsidR="00FA3EB3" w:rsidRDefault="00FA3EB3" w:rsidP="009140EE">
            <w:r>
              <w:t xml:space="preserve"> Email Action *</w:t>
            </w:r>
          </w:p>
        </w:tc>
        <w:tc>
          <w:tcPr>
            <w:tcW w:w="1167" w:type="dxa"/>
            <w:tcPrChange w:id="390" w:author="Jonathan Drummey" w:date="2016-04-07T09:17:00Z">
              <w:tcPr>
                <w:tcW w:w="1167" w:type="dxa"/>
              </w:tcPr>
            </w:tcPrChange>
          </w:tcPr>
          <w:p w14:paraId="5D99E504" w14:textId="0D393BB7" w:rsidR="00FA3EB3" w:rsidRDefault="00FA3EB3" w:rsidP="009140EE">
            <w:r>
              <w:t>Yes</w:t>
            </w:r>
          </w:p>
        </w:tc>
        <w:tc>
          <w:tcPr>
            <w:tcW w:w="4890" w:type="dxa"/>
            <w:tcPrChange w:id="391" w:author="Jonathan Drummey" w:date="2016-04-07T09:17:00Z">
              <w:tcPr>
                <w:tcW w:w="4890" w:type="dxa"/>
              </w:tcPr>
            </w:tcPrChange>
          </w:tcPr>
          <w:p w14:paraId="73F3AA22" w14:textId="67B48523" w:rsidR="00FA3EB3" w:rsidRDefault="00FA3EB3" w:rsidP="009140EE">
            <w:r>
              <w:t>Value = 1, tells VizAlerts that this is an Advanced Alert (and not a simple alert)</w:t>
            </w:r>
          </w:p>
        </w:tc>
      </w:tr>
      <w:tr w:rsidR="00FA3EB3" w14:paraId="1D74D8B2" w14:textId="77777777" w:rsidTr="00C6342D">
        <w:trPr>
          <w:jc w:val="center"/>
          <w:trPrChange w:id="392" w:author="Jonathan Drummey" w:date="2016-04-07T09:17:00Z">
            <w:trPr>
              <w:jc w:val="center"/>
            </w:trPr>
          </w:trPrChange>
        </w:trPr>
        <w:tc>
          <w:tcPr>
            <w:tcW w:w="2283" w:type="dxa"/>
            <w:tcPrChange w:id="393" w:author="Jonathan Drummey" w:date="2016-04-07T09:17:00Z">
              <w:tcPr>
                <w:tcW w:w="2283" w:type="dxa"/>
              </w:tcPr>
            </w:tcPrChange>
          </w:tcPr>
          <w:p w14:paraId="05DDC649" w14:textId="77777777" w:rsidR="00FA3EB3" w:rsidRDefault="00FA3EB3" w:rsidP="009140EE">
            <w:r>
              <w:t xml:space="preserve"> </w:t>
            </w:r>
            <w:r w:rsidRPr="00C51170">
              <w:t>Email To *</w:t>
            </w:r>
          </w:p>
        </w:tc>
        <w:tc>
          <w:tcPr>
            <w:tcW w:w="1167" w:type="dxa"/>
            <w:tcPrChange w:id="394" w:author="Jonathan Drummey" w:date="2016-04-07T09:17:00Z">
              <w:tcPr>
                <w:tcW w:w="1167" w:type="dxa"/>
              </w:tcPr>
            </w:tcPrChange>
          </w:tcPr>
          <w:p w14:paraId="280C85EF" w14:textId="77777777" w:rsidR="00FA3EB3" w:rsidRDefault="00FA3EB3" w:rsidP="009140EE">
            <w:r>
              <w:t>Yes</w:t>
            </w:r>
          </w:p>
        </w:tc>
        <w:tc>
          <w:tcPr>
            <w:tcW w:w="4890" w:type="dxa"/>
            <w:tcPrChange w:id="395" w:author="Jonathan Drummey" w:date="2016-04-07T09:17:00Z">
              <w:tcPr>
                <w:tcW w:w="4890" w:type="dxa"/>
              </w:tcPr>
            </w:tcPrChange>
          </w:tcPr>
          <w:p w14:paraId="037AEA22" w14:textId="5D19339F" w:rsidR="00FA3EB3" w:rsidRDefault="00FA3EB3" w:rsidP="009140EE">
            <w:r>
              <w:t>Email address(es) separated by commas, semicolons, or spaces</w:t>
            </w:r>
          </w:p>
        </w:tc>
      </w:tr>
      <w:tr w:rsidR="00FA3EB3" w14:paraId="25AA17B5" w14:textId="77777777" w:rsidTr="00C6342D">
        <w:trPr>
          <w:jc w:val="center"/>
          <w:trPrChange w:id="396" w:author="Jonathan Drummey" w:date="2016-04-07T09:17:00Z">
            <w:trPr>
              <w:jc w:val="center"/>
            </w:trPr>
          </w:trPrChange>
        </w:trPr>
        <w:tc>
          <w:tcPr>
            <w:tcW w:w="2283" w:type="dxa"/>
            <w:tcPrChange w:id="397" w:author="Jonathan Drummey" w:date="2016-04-07T09:17:00Z">
              <w:tcPr>
                <w:tcW w:w="2283" w:type="dxa"/>
              </w:tcPr>
            </w:tcPrChange>
          </w:tcPr>
          <w:p w14:paraId="5D8DA679" w14:textId="77777777" w:rsidR="00FA3EB3" w:rsidRDefault="00FA3EB3" w:rsidP="009140EE">
            <w:r>
              <w:t xml:space="preserve"> Email From ~</w:t>
            </w:r>
          </w:p>
        </w:tc>
        <w:tc>
          <w:tcPr>
            <w:tcW w:w="1167" w:type="dxa"/>
            <w:tcPrChange w:id="398" w:author="Jonathan Drummey" w:date="2016-04-07T09:17:00Z">
              <w:tcPr>
                <w:tcW w:w="1167" w:type="dxa"/>
              </w:tcPr>
            </w:tcPrChange>
          </w:tcPr>
          <w:p w14:paraId="1E384E25" w14:textId="77777777" w:rsidR="00FA3EB3" w:rsidRDefault="00FA3EB3" w:rsidP="009140EE"/>
        </w:tc>
        <w:tc>
          <w:tcPr>
            <w:tcW w:w="4890" w:type="dxa"/>
            <w:tcPrChange w:id="399" w:author="Jonathan Drummey" w:date="2016-04-07T09:17:00Z">
              <w:tcPr>
                <w:tcW w:w="4890" w:type="dxa"/>
              </w:tcPr>
            </w:tcPrChange>
          </w:tcPr>
          <w:p w14:paraId="711AA147" w14:textId="77777777" w:rsidR="00FA3EB3" w:rsidRDefault="00FA3EB3" w:rsidP="009140EE">
            <w:r>
              <w:t>Email address</w:t>
            </w:r>
          </w:p>
        </w:tc>
      </w:tr>
      <w:tr w:rsidR="00FA3EB3" w14:paraId="4D82340C" w14:textId="77777777" w:rsidTr="00C6342D">
        <w:trPr>
          <w:jc w:val="center"/>
          <w:trPrChange w:id="400" w:author="Jonathan Drummey" w:date="2016-04-07T09:17:00Z">
            <w:trPr>
              <w:jc w:val="center"/>
            </w:trPr>
          </w:trPrChange>
        </w:trPr>
        <w:tc>
          <w:tcPr>
            <w:tcW w:w="2283" w:type="dxa"/>
            <w:tcPrChange w:id="401" w:author="Jonathan Drummey" w:date="2016-04-07T09:17:00Z">
              <w:tcPr>
                <w:tcW w:w="2283" w:type="dxa"/>
              </w:tcPr>
            </w:tcPrChange>
          </w:tcPr>
          <w:p w14:paraId="31ED4D85" w14:textId="77777777" w:rsidR="00FA3EB3" w:rsidRDefault="00FA3EB3" w:rsidP="009140EE">
            <w:r>
              <w:t xml:space="preserve"> Email CC ~</w:t>
            </w:r>
          </w:p>
        </w:tc>
        <w:tc>
          <w:tcPr>
            <w:tcW w:w="1167" w:type="dxa"/>
            <w:tcPrChange w:id="402" w:author="Jonathan Drummey" w:date="2016-04-07T09:17:00Z">
              <w:tcPr>
                <w:tcW w:w="1167" w:type="dxa"/>
              </w:tcPr>
            </w:tcPrChange>
          </w:tcPr>
          <w:p w14:paraId="77C3A953" w14:textId="77777777" w:rsidR="00FA3EB3" w:rsidRDefault="00FA3EB3" w:rsidP="009140EE"/>
        </w:tc>
        <w:tc>
          <w:tcPr>
            <w:tcW w:w="4890" w:type="dxa"/>
            <w:tcPrChange w:id="403" w:author="Jonathan Drummey" w:date="2016-04-07T09:17:00Z">
              <w:tcPr>
                <w:tcW w:w="4890" w:type="dxa"/>
              </w:tcPr>
            </w:tcPrChange>
          </w:tcPr>
          <w:p w14:paraId="2843D655" w14:textId="77777777" w:rsidR="00FA3EB3" w:rsidRDefault="00FA3EB3" w:rsidP="009140EE">
            <w:r>
              <w:t>Email address(es)</w:t>
            </w:r>
          </w:p>
        </w:tc>
      </w:tr>
      <w:tr w:rsidR="00FA3EB3" w14:paraId="54219024" w14:textId="77777777" w:rsidTr="00C6342D">
        <w:trPr>
          <w:jc w:val="center"/>
          <w:trPrChange w:id="404" w:author="Jonathan Drummey" w:date="2016-04-07T09:17:00Z">
            <w:trPr>
              <w:jc w:val="center"/>
            </w:trPr>
          </w:trPrChange>
        </w:trPr>
        <w:tc>
          <w:tcPr>
            <w:tcW w:w="2283" w:type="dxa"/>
            <w:tcPrChange w:id="405" w:author="Jonathan Drummey" w:date="2016-04-07T09:17:00Z">
              <w:tcPr>
                <w:tcW w:w="2283" w:type="dxa"/>
              </w:tcPr>
            </w:tcPrChange>
          </w:tcPr>
          <w:p w14:paraId="67109103" w14:textId="77777777" w:rsidR="00FA3EB3" w:rsidRDefault="00FA3EB3" w:rsidP="009140EE">
            <w:r>
              <w:t xml:space="preserve"> </w:t>
            </w:r>
            <w:r w:rsidRPr="00C51170">
              <w:t xml:space="preserve">Email </w:t>
            </w:r>
            <w:r>
              <w:t>BCC ~</w:t>
            </w:r>
          </w:p>
        </w:tc>
        <w:tc>
          <w:tcPr>
            <w:tcW w:w="1167" w:type="dxa"/>
            <w:tcPrChange w:id="406" w:author="Jonathan Drummey" w:date="2016-04-07T09:17:00Z">
              <w:tcPr>
                <w:tcW w:w="1167" w:type="dxa"/>
              </w:tcPr>
            </w:tcPrChange>
          </w:tcPr>
          <w:p w14:paraId="01980ACB" w14:textId="77777777" w:rsidR="00FA3EB3" w:rsidRDefault="00FA3EB3" w:rsidP="009140EE"/>
        </w:tc>
        <w:tc>
          <w:tcPr>
            <w:tcW w:w="4890" w:type="dxa"/>
            <w:tcPrChange w:id="407" w:author="Jonathan Drummey" w:date="2016-04-07T09:17:00Z">
              <w:tcPr>
                <w:tcW w:w="4890" w:type="dxa"/>
              </w:tcPr>
            </w:tcPrChange>
          </w:tcPr>
          <w:p w14:paraId="40E2B409" w14:textId="77777777" w:rsidR="00FA3EB3" w:rsidRDefault="00FA3EB3" w:rsidP="009140EE">
            <w:r>
              <w:t>Email address(es)</w:t>
            </w:r>
          </w:p>
        </w:tc>
      </w:tr>
      <w:tr w:rsidR="00FA3EB3" w14:paraId="656FD315" w14:textId="77777777" w:rsidTr="00C6342D">
        <w:trPr>
          <w:jc w:val="center"/>
          <w:trPrChange w:id="408" w:author="Jonathan Drummey" w:date="2016-04-07T09:17:00Z">
            <w:trPr>
              <w:jc w:val="center"/>
            </w:trPr>
          </w:trPrChange>
        </w:trPr>
        <w:tc>
          <w:tcPr>
            <w:tcW w:w="2283" w:type="dxa"/>
            <w:tcPrChange w:id="409" w:author="Jonathan Drummey" w:date="2016-04-07T09:17:00Z">
              <w:tcPr>
                <w:tcW w:w="2283" w:type="dxa"/>
              </w:tcPr>
            </w:tcPrChange>
          </w:tcPr>
          <w:p w14:paraId="6CCB323D" w14:textId="77777777" w:rsidR="00FA3EB3" w:rsidRDefault="00FA3EB3" w:rsidP="009140EE">
            <w:r>
              <w:t xml:space="preserve"> </w:t>
            </w:r>
            <w:r w:rsidRPr="00C51170">
              <w:t xml:space="preserve">Email </w:t>
            </w:r>
            <w:r>
              <w:t>Subject</w:t>
            </w:r>
            <w:r w:rsidRPr="00C51170">
              <w:t xml:space="preserve"> *</w:t>
            </w:r>
          </w:p>
        </w:tc>
        <w:tc>
          <w:tcPr>
            <w:tcW w:w="1167" w:type="dxa"/>
            <w:tcPrChange w:id="410" w:author="Jonathan Drummey" w:date="2016-04-07T09:17:00Z">
              <w:tcPr>
                <w:tcW w:w="1167" w:type="dxa"/>
              </w:tcPr>
            </w:tcPrChange>
          </w:tcPr>
          <w:p w14:paraId="4A533590" w14:textId="77777777" w:rsidR="00FA3EB3" w:rsidRDefault="00FA3EB3" w:rsidP="009140EE">
            <w:r>
              <w:t>Yes</w:t>
            </w:r>
          </w:p>
        </w:tc>
        <w:tc>
          <w:tcPr>
            <w:tcW w:w="4890" w:type="dxa"/>
            <w:tcPrChange w:id="411" w:author="Jonathan Drummey" w:date="2016-04-07T09:17:00Z">
              <w:tcPr>
                <w:tcW w:w="4890" w:type="dxa"/>
              </w:tcPr>
            </w:tcPrChange>
          </w:tcPr>
          <w:p w14:paraId="753AA243" w14:textId="77777777" w:rsidR="00FA3EB3" w:rsidRDefault="00FA3EB3" w:rsidP="009140EE">
            <w:r>
              <w:t>Text</w:t>
            </w:r>
          </w:p>
        </w:tc>
      </w:tr>
      <w:tr w:rsidR="00FA3EB3" w14:paraId="3B74472C" w14:textId="77777777" w:rsidTr="00C6342D">
        <w:trPr>
          <w:jc w:val="center"/>
          <w:trPrChange w:id="412" w:author="Jonathan Drummey" w:date="2016-04-07T09:17:00Z">
            <w:trPr>
              <w:jc w:val="center"/>
            </w:trPr>
          </w:trPrChange>
        </w:trPr>
        <w:tc>
          <w:tcPr>
            <w:tcW w:w="2283" w:type="dxa"/>
            <w:tcPrChange w:id="413" w:author="Jonathan Drummey" w:date="2016-04-07T09:17:00Z">
              <w:tcPr>
                <w:tcW w:w="2283" w:type="dxa"/>
              </w:tcPr>
            </w:tcPrChange>
          </w:tcPr>
          <w:p w14:paraId="730DFC39" w14:textId="77777777" w:rsidR="00FA3EB3" w:rsidRDefault="00FA3EB3" w:rsidP="009140EE">
            <w:r>
              <w:t xml:space="preserve"> </w:t>
            </w:r>
            <w:r w:rsidRPr="00C51170">
              <w:t xml:space="preserve">Email </w:t>
            </w:r>
            <w:r>
              <w:t>Header ~</w:t>
            </w:r>
          </w:p>
        </w:tc>
        <w:tc>
          <w:tcPr>
            <w:tcW w:w="1167" w:type="dxa"/>
            <w:tcPrChange w:id="414" w:author="Jonathan Drummey" w:date="2016-04-07T09:17:00Z">
              <w:tcPr>
                <w:tcW w:w="1167" w:type="dxa"/>
              </w:tcPr>
            </w:tcPrChange>
          </w:tcPr>
          <w:p w14:paraId="7A921ED9" w14:textId="77777777" w:rsidR="00FA3EB3" w:rsidRDefault="00FA3EB3" w:rsidP="009140EE"/>
        </w:tc>
        <w:tc>
          <w:tcPr>
            <w:tcW w:w="4890" w:type="dxa"/>
            <w:tcPrChange w:id="415" w:author="Jonathan Drummey" w:date="2016-04-07T09:17:00Z">
              <w:tcPr>
                <w:tcW w:w="4890" w:type="dxa"/>
              </w:tcPr>
            </w:tcPrChange>
          </w:tcPr>
          <w:p w14:paraId="52B66CAF" w14:textId="20E0C323" w:rsidR="00FA3EB3" w:rsidRDefault="00FA3EB3" w:rsidP="009140EE">
            <w:r>
              <w:t>HTML</w:t>
            </w:r>
            <w:r w:rsidR="00A44BE4">
              <w:t xml:space="preserve"> for optional additional header text &amp;</w:t>
            </w:r>
            <w:r w:rsidR="009140EE">
              <w:t xml:space="preserve"> inline</w:t>
            </w:r>
            <w:r w:rsidR="00A44BE4">
              <w:t xml:space="preserve"> images</w:t>
            </w:r>
          </w:p>
        </w:tc>
      </w:tr>
      <w:tr w:rsidR="00FA3EB3" w14:paraId="08BCFC53" w14:textId="77777777" w:rsidTr="00C6342D">
        <w:trPr>
          <w:jc w:val="center"/>
          <w:trPrChange w:id="416" w:author="Jonathan Drummey" w:date="2016-04-07T09:17:00Z">
            <w:trPr>
              <w:jc w:val="center"/>
            </w:trPr>
          </w:trPrChange>
        </w:trPr>
        <w:tc>
          <w:tcPr>
            <w:tcW w:w="2283" w:type="dxa"/>
            <w:tcPrChange w:id="417" w:author="Jonathan Drummey" w:date="2016-04-07T09:17:00Z">
              <w:tcPr>
                <w:tcW w:w="2283" w:type="dxa"/>
              </w:tcPr>
            </w:tcPrChange>
          </w:tcPr>
          <w:p w14:paraId="529CA920" w14:textId="77777777" w:rsidR="00FA3EB3" w:rsidRDefault="00FA3EB3" w:rsidP="009140EE">
            <w:r>
              <w:t xml:space="preserve"> </w:t>
            </w:r>
            <w:r w:rsidRPr="00C51170">
              <w:t xml:space="preserve">Email </w:t>
            </w:r>
            <w:r>
              <w:t>Body *</w:t>
            </w:r>
          </w:p>
        </w:tc>
        <w:tc>
          <w:tcPr>
            <w:tcW w:w="1167" w:type="dxa"/>
            <w:tcPrChange w:id="418" w:author="Jonathan Drummey" w:date="2016-04-07T09:17:00Z">
              <w:tcPr>
                <w:tcW w:w="1167" w:type="dxa"/>
              </w:tcPr>
            </w:tcPrChange>
          </w:tcPr>
          <w:p w14:paraId="5F112271" w14:textId="77777777" w:rsidR="00FA3EB3" w:rsidRDefault="00FA3EB3" w:rsidP="009140EE">
            <w:r>
              <w:t>Yes</w:t>
            </w:r>
          </w:p>
        </w:tc>
        <w:tc>
          <w:tcPr>
            <w:tcW w:w="4890" w:type="dxa"/>
            <w:tcPrChange w:id="419" w:author="Jonathan Drummey" w:date="2016-04-07T09:17:00Z">
              <w:tcPr>
                <w:tcW w:w="4890" w:type="dxa"/>
              </w:tcPr>
            </w:tcPrChange>
          </w:tcPr>
          <w:p w14:paraId="2F631F85" w14:textId="62F2595A" w:rsidR="00FA3EB3" w:rsidRDefault="00FA3EB3" w:rsidP="009140EE">
            <w:r>
              <w:t>HTML</w:t>
            </w:r>
            <w:r w:rsidR="00A44BE4">
              <w:t xml:space="preserve"> for body, can be left blank/Null</w:t>
            </w:r>
          </w:p>
        </w:tc>
      </w:tr>
      <w:tr w:rsidR="00FA3EB3" w14:paraId="40583403" w14:textId="77777777" w:rsidTr="00C6342D">
        <w:trPr>
          <w:jc w:val="center"/>
          <w:trPrChange w:id="420" w:author="Jonathan Drummey" w:date="2016-04-07T09:17:00Z">
            <w:trPr>
              <w:jc w:val="center"/>
            </w:trPr>
          </w:trPrChange>
        </w:trPr>
        <w:tc>
          <w:tcPr>
            <w:tcW w:w="2283" w:type="dxa"/>
            <w:tcPrChange w:id="421" w:author="Jonathan Drummey" w:date="2016-04-07T09:17:00Z">
              <w:tcPr>
                <w:tcW w:w="2283" w:type="dxa"/>
              </w:tcPr>
            </w:tcPrChange>
          </w:tcPr>
          <w:p w14:paraId="37847A23" w14:textId="77777777" w:rsidR="00FA3EB3" w:rsidRDefault="00FA3EB3" w:rsidP="009140EE">
            <w:r>
              <w:t xml:space="preserve"> </w:t>
            </w:r>
            <w:r w:rsidRPr="00C51170">
              <w:t xml:space="preserve">Email </w:t>
            </w:r>
            <w:r>
              <w:t>Footer ~</w:t>
            </w:r>
          </w:p>
        </w:tc>
        <w:tc>
          <w:tcPr>
            <w:tcW w:w="1167" w:type="dxa"/>
            <w:tcPrChange w:id="422" w:author="Jonathan Drummey" w:date="2016-04-07T09:17:00Z">
              <w:tcPr>
                <w:tcW w:w="1167" w:type="dxa"/>
              </w:tcPr>
            </w:tcPrChange>
          </w:tcPr>
          <w:p w14:paraId="704E5220" w14:textId="77777777" w:rsidR="00FA3EB3" w:rsidRDefault="00FA3EB3" w:rsidP="009140EE"/>
        </w:tc>
        <w:tc>
          <w:tcPr>
            <w:tcW w:w="4890" w:type="dxa"/>
            <w:tcPrChange w:id="423" w:author="Jonathan Drummey" w:date="2016-04-07T09:17:00Z">
              <w:tcPr>
                <w:tcW w:w="4890" w:type="dxa"/>
              </w:tcPr>
            </w:tcPrChange>
          </w:tcPr>
          <w:p w14:paraId="07B1856C" w14:textId="69AAE9C8" w:rsidR="00FA3EB3" w:rsidRDefault="00FA3EB3" w:rsidP="009140EE">
            <w:r>
              <w:t>HTML</w:t>
            </w:r>
            <w:r w:rsidR="00A44BE4">
              <w:t xml:space="preserve"> for optional additional footer text &amp;</w:t>
            </w:r>
            <w:r w:rsidR="009140EE">
              <w:t xml:space="preserve"> inline</w:t>
            </w:r>
            <w:r w:rsidR="00A44BE4">
              <w:t xml:space="preserve"> images</w:t>
            </w:r>
          </w:p>
        </w:tc>
      </w:tr>
      <w:tr w:rsidR="00FA3EB3" w14:paraId="1DFF6A27" w14:textId="77777777" w:rsidTr="00C6342D">
        <w:trPr>
          <w:jc w:val="center"/>
          <w:trPrChange w:id="424" w:author="Jonathan Drummey" w:date="2016-04-07T09:17:00Z">
            <w:trPr>
              <w:jc w:val="center"/>
            </w:trPr>
          </w:trPrChange>
        </w:trPr>
        <w:tc>
          <w:tcPr>
            <w:tcW w:w="2283" w:type="dxa"/>
            <w:tcPrChange w:id="425" w:author="Jonathan Drummey" w:date="2016-04-07T09:17:00Z">
              <w:tcPr>
                <w:tcW w:w="2283" w:type="dxa"/>
              </w:tcPr>
            </w:tcPrChange>
          </w:tcPr>
          <w:p w14:paraId="3EB31170" w14:textId="347FAEF8" w:rsidR="00FA3EB3" w:rsidRDefault="00FA3EB3" w:rsidP="009140EE">
            <w:r>
              <w:t xml:space="preserve"> Email Attachment ~</w:t>
            </w:r>
          </w:p>
        </w:tc>
        <w:tc>
          <w:tcPr>
            <w:tcW w:w="1167" w:type="dxa"/>
            <w:tcPrChange w:id="426" w:author="Jonathan Drummey" w:date="2016-04-07T09:17:00Z">
              <w:tcPr>
                <w:tcW w:w="1167" w:type="dxa"/>
              </w:tcPr>
            </w:tcPrChange>
          </w:tcPr>
          <w:p w14:paraId="76B0D9B7" w14:textId="77777777" w:rsidR="00FA3EB3" w:rsidRDefault="00FA3EB3" w:rsidP="009140EE"/>
        </w:tc>
        <w:tc>
          <w:tcPr>
            <w:tcW w:w="4890" w:type="dxa"/>
            <w:tcPrChange w:id="427" w:author="Jonathan Drummey" w:date="2016-04-07T09:17:00Z">
              <w:tcPr>
                <w:tcW w:w="4890" w:type="dxa"/>
              </w:tcPr>
            </w:tcPrChange>
          </w:tcPr>
          <w:p w14:paraId="799D2E20" w14:textId="43181E5F" w:rsidR="00FA3EB3" w:rsidRDefault="00FA3EB3" w:rsidP="009140EE">
            <w:r>
              <w:t xml:space="preserve">List of content references to </w:t>
            </w:r>
            <w:r w:rsidR="009140EE">
              <w:t xml:space="preserve">appended (non-inline) </w:t>
            </w:r>
            <w:r>
              <w:t>attachments</w:t>
            </w:r>
          </w:p>
        </w:tc>
      </w:tr>
      <w:tr w:rsidR="00FA3EB3" w14:paraId="00BD1735" w14:textId="77777777" w:rsidTr="00C6342D">
        <w:trPr>
          <w:jc w:val="center"/>
          <w:trPrChange w:id="428" w:author="Jonathan Drummey" w:date="2016-04-07T09:17:00Z">
            <w:trPr>
              <w:jc w:val="center"/>
            </w:trPr>
          </w:trPrChange>
        </w:trPr>
        <w:tc>
          <w:tcPr>
            <w:tcW w:w="2283" w:type="dxa"/>
            <w:tcPrChange w:id="429" w:author="Jonathan Drummey" w:date="2016-04-07T09:17:00Z">
              <w:tcPr>
                <w:tcW w:w="2283" w:type="dxa"/>
              </w:tcPr>
            </w:tcPrChange>
          </w:tcPr>
          <w:p w14:paraId="688F2ABF" w14:textId="21681DC3" w:rsidR="00FA3EB3" w:rsidRDefault="00FA3EB3" w:rsidP="009140EE">
            <w:r>
              <w:t xml:space="preserve"> Email Consolidate ~</w:t>
            </w:r>
          </w:p>
        </w:tc>
        <w:tc>
          <w:tcPr>
            <w:tcW w:w="1167" w:type="dxa"/>
            <w:tcPrChange w:id="430" w:author="Jonathan Drummey" w:date="2016-04-07T09:17:00Z">
              <w:tcPr>
                <w:tcW w:w="1167" w:type="dxa"/>
              </w:tcPr>
            </w:tcPrChange>
          </w:tcPr>
          <w:p w14:paraId="5767CE8E" w14:textId="77777777" w:rsidR="00FA3EB3" w:rsidRDefault="00FA3EB3" w:rsidP="009140EE"/>
        </w:tc>
        <w:tc>
          <w:tcPr>
            <w:tcW w:w="4890" w:type="dxa"/>
            <w:tcPrChange w:id="431" w:author="Jonathan Drummey" w:date="2016-04-07T09:17:00Z">
              <w:tcPr>
                <w:tcW w:w="4890" w:type="dxa"/>
              </w:tcPr>
            </w:tcPrChange>
          </w:tcPr>
          <w:p w14:paraId="446C1060" w14:textId="5D9CBF1C" w:rsidR="00FA3EB3" w:rsidRDefault="00A44BE4" w:rsidP="009140EE">
            <w:r>
              <w:t>No value, just needs to be present in viz to trigger consolidation</w:t>
            </w:r>
          </w:p>
        </w:tc>
      </w:tr>
      <w:tr w:rsidR="00FA3EB3" w14:paraId="51DD6B83" w14:textId="77777777" w:rsidTr="00C6342D">
        <w:trPr>
          <w:jc w:val="center"/>
          <w:trPrChange w:id="432" w:author="Jonathan Drummey" w:date="2016-04-07T09:17:00Z">
            <w:trPr>
              <w:jc w:val="center"/>
            </w:trPr>
          </w:trPrChange>
        </w:trPr>
        <w:tc>
          <w:tcPr>
            <w:tcW w:w="2283" w:type="dxa"/>
            <w:tcPrChange w:id="433" w:author="Jonathan Drummey" w:date="2016-04-07T09:17:00Z">
              <w:tcPr>
                <w:tcW w:w="2283" w:type="dxa"/>
              </w:tcPr>
            </w:tcPrChange>
          </w:tcPr>
          <w:p w14:paraId="2585DDC1" w14:textId="6F9AE62F" w:rsidR="00FA3EB3" w:rsidRDefault="00FA3EB3" w:rsidP="009140EE">
            <w:r>
              <w:t xml:space="preserve"> Email Sort Order ~</w:t>
            </w:r>
          </w:p>
        </w:tc>
        <w:tc>
          <w:tcPr>
            <w:tcW w:w="1167" w:type="dxa"/>
            <w:tcPrChange w:id="434" w:author="Jonathan Drummey" w:date="2016-04-07T09:17:00Z">
              <w:tcPr>
                <w:tcW w:w="1167" w:type="dxa"/>
              </w:tcPr>
            </w:tcPrChange>
          </w:tcPr>
          <w:p w14:paraId="1B98ED8A" w14:textId="77777777" w:rsidR="00FA3EB3" w:rsidRDefault="00FA3EB3" w:rsidP="009140EE"/>
        </w:tc>
        <w:tc>
          <w:tcPr>
            <w:tcW w:w="4890" w:type="dxa"/>
            <w:tcPrChange w:id="435" w:author="Jonathan Drummey" w:date="2016-04-07T09:17:00Z">
              <w:tcPr>
                <w:tcW w:w="4890" w:type="dxa"/>
              </w:tcPr>
            </w:tcPrChange>
          </w:tcPr>
          <w:p w14:paraId="54DD88FE" w14:textId="4F2FDB4F" w:rsidR="00FA3EB3" w:rsidRDefault="00FA3EB3" w:rsidP="009140EE">
            <w:r>
              <w:t>Any alphanumeric values, used for sorting consolidated emails</w:t>
            </w:r>
          </w:p>
        </w:tc>
      </w:tr>
    </w:tbl>
    <w:p w14:paraId="5E5E72A2" w14:textId="77777777" w:rsidR="00D12442" w:rsidRDefault="00D12442" w:rsidP="00404162"/>
    <w:p w14:paraId="69D360A8" w14:textId="5AFA76DE" w:rsidR="00D12442" w:rsidRDefault="00C51170" w:rsidP="00404162">
      <w:r>
        <w:t xml:space="preserve">The naming conventions for the fields are a little </w:t>
      </w:r>
      <w:r w:rsidR="00973869">
        <w:t>strange</w:t>
      </w:r>
      <w:r w:rsidR="00D12442">
        <w:t>,</w:t>
      </w:r>
      <w:r>
        <w:t xml:space="preserve"> but there’</w:t>
      </w:r>
      <w:r w:rsidR="00973869">
        <w:t>s a method to their</w:t>
      </w:r>
      <w:r w:rsidR="00D12442">
        <w:t xml:space="preserve"> madness. All the fields are prepended with the word “ Email” (</w:t>
      </w:r>
      <w:r w:rsidR="00D12442" w:rsidRPr="00D12442">
        <w:rPr>
          <w:b/>
        </w:rPr>
        <w:t>note the preceding space</w:t>
      </w:r>
      <w:r w:rsidR="00D12442">
        <w:t>), mostly for uniqueness and easy sorting in the Dimensions pane.</w:t>
      </w:r>
    </w:p>
    <w:p w14:paraId="600C22B5" w14:textId="77777777" w:rsidR="00D12442" w:rsidRDefault="00C51170" w:rsidP="00D12442">
      <w:pPr>
        <w:pStyle w:val="ListParagraph"/>
        <w:numPr>
          <w:ilvl w:val="0"/>
          <w:numId w:val="12"/>
        </w:numPr>
      </w:pPr>
      <w:r>
        <w:t xml:space="preserve">Asterisks (*) represent fields </w:t>
      </w:r>
      <w:r w:rsidRPr="00D12442">
        <w:rPr>
          <w:b/>
        </w:rPr>
        <w:t>required</w:t>
      </w:r>
      <w:r>
        <w:t xml:space="preserve"> for an Advanced Alert, </w:t>
      </w:r>
    </w:p>
    <w:p w14:paraId="1503B41C" w14:textId="77777777" w:rsidR="00D12442" w:rsidRDefault="00D12442" w:rsidP="00D12442">
      <w:pPr>
        <w:pStyle w:val="ListParagraph"/>
        <w:numPr>
          <w:ilvl w:val="0"/>
          <w:numId w:val="12"/>
        </w:numPr>
      </w:pPr>
      <w:r>
        <w:t>T</w:t>
      </w:r>
      <w:r w:rsidR="00C51170">
        <w:t xml:space="preserve">ildes (~) represent </w:t>
      </w:r>
      <w:r w:rsidR="00C51170" w:rsidRPr="00D12442">
        <w:rPr>
          <w:b/>
        </w:rPr>
        <w:t>optional</w:t>
      </w:r>
      <w:r w:rsidR="00C51170">
        <w:t xml:space="preserve"> fields</w:t>
      </w:r>
      <w:r w:rsidR="00B7607D">
        <w:t xml:space="preserve">. </w:t>
      </w:r>
    </w:p>
    <w:p w14:paraId="7613A350" w14:textId="396C2C9A" w:rsidR="00FA3EB3" w:rsidRDefault="002F1BC1" w:rsidP="00404162">
      <w:r>
        <w:lastRenderedPageBreak/>
        <w:t xml:space="preserve">But the most important part to know about </w:t>
      </w:r>
      <w:r w:rsidR="00942421">
        <w:t>setting up the fields for Advanced Alerts</w:t>
      </w:r>
      <w:r>
        <w:t xml:space="preserve"> is that the field names </w:t>
      </w:r>
      <w:r w:rsidRPr="00D12442">
        <w:rPr>
          <w:b/>
        </w:rPr>
        <w:t>must</w:t>
      </w:r>
      <w:r>
        <w:t xml:space="preserve"> </w:t>
      </w:r>
      <w:r w:rsidRPr="00D12442">
        <w:rPr>
          <w:b/>
        </w:rPr>
        <w:t xml:space="preserve">match these exactly </w:t>
      </w:r>
      <w:r>
        <w:t>to be used for email properties. All other fields with different na</w:t>
      </w:r>
      <w:r w:rsidR="00942421">
        <w:t xml:space="preserve">mes in your trigger viz will be ignored by the Advanced Alert. </w:t>
      </w:r>
    </w:p>
    <w:p w14:paraId="4AE4591C" w14:textId="19AE4D7B" w:rsidR="00FA3EB3" w:rsidRDefault="00FA3EB3" w:rsidP="00FA3EB3">
      <w:pPr>
        <w:pStyle w:val="Heading3"/>
      </w:pPr>
      <w:bookmarkStart w:id="436" w:name="_Toc447637987"/>
      <w:bookmarkStart w:id="437" w:name="_Toc447790147"/>
      <w:r>
        <w:t>Important Info About Advanced Alerts</w:t>
      </w:r>
      <w:bookmarkEnd w:id="436"/>
      <w:bookmarkEnd w:id="437"/>
    </w:p>
    <w:p w14:paraId="4F247C31" w14:textId="034414B4" w:rsidR="00CC547D" w:rsidRDefault="00CC547D" w:rsidP="00FA3EB3">
      <w:pPr>
        <w:rPr>
          <w:ins w:id="438" w:author="Jonathan Drummey" w:date="2016-04-07T09:17:00Z"/>
        </w:rPr>
      </w:pPr>
      <w:ins w:id="439" w:author="Jonathan Drummey" w:date="2016-04-07T09:17:00Z">
        <w:r>
          <w:t>Here are several things to keep in mind about Advanced Alerts:</w:t>
        </w:r>
      </w:ins>
    </w:p>
    <w:p w14:paraId="33EC1A95" w14:textId="7B60E35E" w:rsidR="00FA3EB3" w:rsidRDefault="00FA3EB3" w:rsidP="00CC547D">
      <w:pPr>
        <w:pStyle w:val="ListParagraph"/>
        <w:numPr>
          <w:ilvl w:val="0"/>
          <w:numId w:val="40"/>
        </w:numPr>
        <w:pPrChange w:id="440" w:author="Jonathan Drummey" w:date="2016-04-07T09:17:00Z">
          <w:pPr/>
        </w:pPrChange>
      </w:pPr>
      <w:r>
        <w:t xml:space="preserve">If you are building </w:t>
      </w:r>
      <w:ins w:id="441" w:author="Jonathan Drummey" w:date="2016-04-07T09:26:00Z">
        <w:r w:rsidR="00D26832">
          <w:t xml:space="preserve">the trigger views for </w:t>
        </w:r>
      </w:ins>
      <w:r>
        <w:t xml:space="preserve">Advanced Alerts using an Excel data source with the “ Email…” fields defined in an Excel sheet and Tableau’s native Excel connector then Tableau’s default behavior </w:t>
      </w:r>
      <w:ins w:id="442" w:author="Jonathan Drummey" w:date="2016-04-07T09:26:00Z">
        <w:r w:rsidR="00D26832">
          <w:t xml:space="preserve">when you connect to the Excel source </w:t>
        </w:r>
      </w:ins>
      <w:r>
        <w:t>is to strip the leading spaces. You’ll need to rename the fields in Tableau back to have the leading spaces.</w:t>
      </w:r>
      <w:ins w:id="443" w:author="Jonathan Drummey" w:date="2016-04-07T09:17:00Z">
        <w:r w:rsidR="00CC547D">
          <w:br/>
        </w:r>
      </w:ins>
    </w:p>
    <w:p w14:paraId="44FE0063" w14:textId="39DF1570" w:rsidR="00FA3EB3" w:rsidRDefault="00FA3EB3" w:rsidP="00CC547D">
      <w:pPr>
        <w:pStyle w:val="ListParagraph"/>
        <w:numPr>
          <w:ilvl w:val="0"/>
          <w:numId w:val="40"/>
        </w:numPr>
        <w:pPrChange w:id="444" w:author="Jonathan Drummey" w:date="2016-04-07T09:17:00Z">
          <w:pPr/>
        </w:pPrChange>
      </w:pPr>
      <w:r>
        <w:t>While VizAlerts supports Unicode characters in general, it cannot send mail to email addresses containing them. If any are detected, an error email will be sent instead</w:t>
      </w:r>
      <w:ins w:id="445" w:author="Jonathan Drummey" w:date="2016-04-07T09:27:00Z">
        <w:r w:rsidR="00D26832">
          <w:t xml:space="preserve"> to the alert creator and the Tableau administrator.</w:t>
        </w:r>
      </w:ins>
      <w:del w:id="446" w:author="Jonathan Drummey" w:date="2016-04-07T09:26:00Z">
        <w:r w:rsidDel="00D26832">
          <w:delText>.</w:delText>
        </w:r>
      </w:del>
      <w:ins w:id="447" w:author="Jonathan Drummey" w:date="2016-04-07T09:17:00Z">
        <w:r w:rsidR="00CC547D">
          <w:br/>
        </w:r>
      </w:ins>
    </w:p>
    <w:p w14:paraId="381F6A6F" w14:textId="355C9AA7" w:rsidR="00FA3EB3" w:rsidRDefault="00FA3EB3" w:rsidP="00CC547D">
      <w:pPr>
        <w:pStyle w:val="ListParagraph"/>
        <w:numPr>
          <w:ilvl w:val="0"/>
          <w:numId w:val="40"/>
        </w:numPr>
        <w:pPrChange w:id="448" w:author="Jonathan Drummey" w:date="2016-04-07T09:17:00Z">
          <w:pPr/>
        </w:pPrChange>
      </w:pPr>
      <w:r>
        <w:t>Though an Advanced Alert email can contain views from entirely different workbooks</w:t>
      </w:r>
      <w:ins w:id="449" w:author="Matthew Coles" w:date="2016-03-30T13:37:00Z">
        <w:r w:rsidR="00AB123C">
          <w:t>,</w:t>
        </w:r>
      </w:ins>
      <w:r>
        <w:t xml:space="preserve"> all of those workbooks must reside in the same Tableau Site. You can’t combine views from multiple Sites into the same email.</w:t>
      </w:r>
    </w:p>
    <w:p w14:paraId="353B57A5" w14:textId="4293B8A5" w:rsidR="00FA3EB3" w:rsidRDefault="00FA3EB3" w:rsidP="00FA3EB3">
      <w:r>
        <w:t>An Advanced Alert is executed via Subscription, just as a Simple Alert is, but with a couple of key differences:</w:t>
      </w:r>
    </w:p>
    <w:p w14:paraId="409E31ED" w14:textId="77777777" w:rsidR="00FA3EB3" w:rsidRDefault="00FA3EB3" w:rsidP="00FA3EB3">
      <w:pPr>
        <w:pStyle w:val="ListParagraph"/>
        <w:numPr>
          <w:ilvl w:val="0"/>
          <w:numId w:val="3"/>
        </w:numPr>
      </w:pPr>
      <w:r w:rsidRPr="008279A7">
        <w:rPr>
          <w:b/>
        </w:rPr>
        <w:t>Single Subscriber</w:t>
      </w:r>
      <w:r>
        <w:t xml:space="preserve">: Only the </w:t>
      </w:r>
      <w:r>
        <w:rPr>
          <w:b/>
        </w:rPr>
        <w:t>author</w:t>
      </w:r>
      <w:r>
        <w:t xml:space="preserve"> of the Advanced Alert can set up a Subscription to that Advanced Alert. Any other user’s subscription to it will be disregarded. To avoid confusion, it may be useful to limit View permissions on them, so other users cannot subscribe at all.</w:t>
      </w:r>
      <w:r>
        <w:br/>
      </w:r>
    </w:p>
    <w:p w14:paraId="4F66CC9C" w14:textId="06A191FD" w:rsidR="00C82348" w:rsidRDefault="00FA3EB3" w:rsidP="00404162">
      <w:pPr>
        <w:pStyle w:val="ListParagraph"/>
        <w:numPr>
          <w:ilvl w:val="0"/>
          <w:numId w:val="3"/>
        </w:numPr>
      </w:pPr>
      <w:r w:rsidRPr="00FA3EB3">
        <w:rPr>
          <w:b/>
        </w:rPr>
        <w:t>Impersonation</w:t>
      </w:r>
      <w:r>
        <w:t xml:space="preserve">: VizAlerts will use the </w:t>
      </w:r>
      <w:r w:rsidRPr="00FA3EB3">
        <w:rPr>
          <w:b/>
        </w:rPr>
        <w:t>author’s</w:t>
      </w:r>
      <w:r>
        <w:t xml:space="preserve"> Tableau Server user to generate the content for the Advanced Alert. This means that the author is solely responsible for ensuring that any content being emailed out is appropriate to the intended audience.</w:t>
      </w:r>
      <w:r w:rsidR="00C82348">
        <w:br/>
      </w:r>
    </w:p>
    <w:p w14:paraId="35C46114" w14:textId="20E4730E" w:rsidR="00B15A5E" w:rsidRPr="002F1BC1" w:rsidRDefault="00986B90" w:rsidP="00FA3EB3">
      <w:pPr>
        <w:pStyle w:val="Heading2"/>
      </w:pPr>
      <w:bookmarkStart w:id="450" w:name="_Toc447637988"/>
      <w:bookmarkStart w:id="451" w:name="_Toc447790148"/>
      <w:r>
        <w:t>Advanced Alerts</w:t>
      </w:r>
      <w:r w:rsidR="00FA3EB3">
        <w:t xml:space="preserve"> </w:t>
      </w:r>
      <w:r w:rsidR="00B15A5E">
        <w:t>Walkthrough</w:t>
      </w:r>
      <w:r w:rsidR="009140EE">
        <w:t xml:space="preserve"> #1 – Send the Trigger Viz</w:t>
      </w:r>
      <w:bookmarkEnd w:id="450"/>
      <w:bookmarkEnd w:id="451"/>
    </w:p>
    <w:p w14:paraId="49CCFF07" w14:textId="7F61B7A5" w:rsidR="00C51170" w:rsidRDefault="002F1BC1" w:rsidP="00404162">
      <w:r>
        <w:t xml:space="preserve">Okay, so let’s say we don’t want to have to tell people to subscribe to </w:t>
      </w:r>
      <w:r w:rsidR="00986B90">
        <w:t>the simple</w:t>
      </w:r>
      <w:r>
        <w:t xml:space="preserve"> alert from the previous example. Instead, we want to just deliver it to their inbox automatically </w:t>
      </w:r>
      <w:r w:rsidR="009140EE">
        <w:t>at 7</w:t>
      </w:r>
      <w:r w:rsidR="00667BB9">
        <w:t>AM every day! Let’s build a trigger view for an Advanced Alert to support that.</w:t>
      </w:r>
    </w:p>
    <w:p w14:paraId="4BD52870" w14:textId="34E04804" w:rsidR="00986B90" w:rsidRDefault="002F1BC1" w:rsidP="00986B90">
      <w:r>
        <w:t xml:space="preserve">First, open the </w:t>
      </w:r>
      <w:r w:rsidR="00986B90">
        <w:t xml:space="preserve">VizAlertsDemo </w:t>
      </w:r>
      <w:r w:rsidR="009140EE">
        <w:t>workbook in Tableau Desktop to the “</w:t>
      </w:r>
      <w:del w:id="452" w:author="Matthew Coles" w:date="2016-03-30T13:37:00Z">
        <w:r w:rsidR="009140EE" w:rsidDel="000A5CA5">
          <w:delText xml:space="preserve">AdvAlert </w:delText>
        </w:r>
      </w:del>
      <w:r w:rsidR="009140EE">
        <w:t>Walkthrough #1 – 1” worksheet:</w:t>
      </w:r>
    </w:p>
    <w:p w14:paraId="5ADE9EEE" w14:textId="124B0D3B" w:rsidR="009140EE" w:rsidRDefault="009140EE" w:rsidP="009140EE">
      <w:pPr>
        <w:jc w:val="center"/>
      </w:pPr>
      <w:r w:rsidRPr="009140EE">
        <w:rPr>
          <w:noProof/>
        </w:rPr>
        <w:lastRenderedPageBreak/>
        <w:drawing>
          <wp:inline distT="0" distB="0" distL="0" distR="0" wp14:anchorId="64474508" wp14:editId="57E21D74">
            <wp:extent cx="3672968" cy="234961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76678" cy="2351992"/>
                    </a:xfrm>
                    <a:prstGeom prst="rect">
                      <a:avLst/>
                    </a:prstGeom>
                  </pic:spPr>
                </pic:pic>
              </a:graphicData>
            </a:graphic>
          </wp:inline>
        </w:drawing>
      </w:r>
    </w:p>
    <w:p w14:paraId="58608350" w14:textId="6EBB6317" w:rsidR="002F1BC1" w:rsidRDefault="002F1BC1" w:rsidP="00986B90">
      <w:pPr>
        <w:jc w:val="center"/>
      </w:pPr>
    </w:p>
    <w:p w14:paraId="099A70C1" w14:textId="77777777" w:rsidR="002F1BC1" w:rsidRDefault="002F1BC1" w:rsidP="00404162">
      <w:r>
        <w:t xml:space="preserve">Okay. We have a field called “Text” in there. That’s not useful since it doesn’t map to any email properties. We need the fields </w:t>
      </w:r>
      <w:r w:rsidR="00B7607D">
        <w:t>to have</w:t>
      </w:r>
      <w:r>
        <w:t xml:space="preserve"> the proper conventions</w:t>
      </w:r>
      <w:r w:rsidR="00B7607D">
        <w:t>, just as we saw in the table above</w:t>
      </w:r>
      <w:r>
        <w:t xml:space="preserve">. But it’s kind of a pain to have to build all those calculations with the proper names. Thankfully, </w:t>
      </w:r>
      <w:r w:rsidR="008F5F88">
        <w:t>there’s a</w:t>
      </w:r>
      <w:r>
        <w:t xml:space="preserve"> faster solution:</w:t>
      </w:r>
    </w:p>
    <w:p w14:paraId="04E443AE" w14:textId="0CC4CCC6" w:rsidR="002F1BC1" w:rsidRDefault="00667BB9" w:rsidP="00404162">
      <w:r>
        <w:t>Open a connection to the VizAlerts.tdsx file in your VizAlerts</w:t>
      </w:r>
      <w:r w:rsidR="00986B90">
        <w:t>\demo</w:t>
      </w:r>
      <w:r>
        <w:t xml:space="preserve"> install folder (If you plan on using this a lot you might publish this source to Tableau Server):</w:t>
      </w:r>
    </w:p>
    <w:p w14:paraId="2E2F2D13" w14:textId="2EF83AB8" w:rsidR="00EF4BDC" w:rsidRDefault="00EF4BDC" w:rsidP="00EF4BDC">
      <w:pPr>
        <w:jc w:val="center"/>
      </w:pPr>
      <w:r>
        <w:rPr>
          <w:noProof/>
        </w:rPr>
        <w:drawing>
          <wp:inline distT="0" distB="0" distL="0" distR="0" wp14:anchorId="22D9D7DE" wp14:editId="16EE4CC3">
            <wp:extent cx="1965165" cy="2953820"/>
            <wp:effectExtent l="0" t="0" r="0"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65592" cy="2954462"/>
                    </a:xfrm>
                    <a:prstGeom prst="rect">
                      <a:avLst/>
                    </a:prstGeom>
                    <a:noFill/>
                    <a:ln>
                      <a:noFill/>
                    </a:ln>
                  </pic:spPr>
                </pic:pic>
              </a:graphicData>
            </a:graphic>
          </wp:inline>
        </w:drawing>
      </w:r>
    </w:p>
    <w:p w14:paraId="10FDE706" w14:textId="77777777" w:rsidR="0049260D" w:rsidRDefault="008F3E34" w:rsidP="00404162">
      <w:r>
        <w:t>Hey, look at that. It happens to have all the proper fields in it!</w:t>
      </w:r>
      <w:r w:rsidR="00E923C4">
        <w:t xml:space="preserve"> And each </w:t>
      </w:r>
      <w:r w:rsidR="008347B2">
        <w:t xml:space="preserve">has </w:t>
      </w:r>
      <w:r w:rsidR="00B7607D">
        <w:t>a</w:t>
      </w:r>
      <w:r w:rsidR="008347B2">
        <w:t xml:space="preserve"> comment describing its own usage:</w:t>
      </w:r>
    </w:p>
    <w:p w14:paraId="32ED7AF4" w14:textId="15F4F372" w:rsidR="00EF4BDC" w:rsidRDefault="00EF4BDC" w:rsidP="00EF4BDC">
      <w:pPr>
        <w:jc w:val="center"/>
      </w:pPr>
      <w:r>
        <w:rPr>
          <w:noProof/>
        </w:rPr>
        <w:lastRenderedPageBreak/>
        <w:drawing>
          <wp:inline distT="0" distB="0" distL="0" distR="0" wp14:anchorId="0842C383" wp14:editId="3DF2E2DC">
            <wp:extent cx="2211512" cy="1593302"/>
            <wp:effectExtent l="0" t="0" r="0" b="6985"/>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1797" cy="1593507"/>
                    </a:xfrm>
                    <a:prstGeom prst="rect">
                      <a:avLst/>
                    </a:prstGeom>
                    <a:noFill/>
                    <a:ln>
                      <a:noFill/>
                    </a:ln>
                  </pic:spPr>
                </pic:pic>
              </a:graphicData>
            </a:graphic>
          </wp:inline>
        </w:drawing>
      </w:r>
    </w:p>
    <w:p w14:paraId="1713D9D2" w14:textId="66D2755E" w:rsidR="00F734FB" w:rsidRDefault="008F3E34" w:rsidP="00404162">
      <w:r>
        <w:t xml:space="preserve">Now, this is just a dummy datasource with one row in it. We </w:t>
      </w:r>
      <w:r>
        <w:rPr>
          <w:i/>
        </w:rPr>
        <w:t>could</w:t>
      </w:r>
      <w:r>
        <w:t xml:space="preserve"> get the fields into our viz </w:t>
      </w:r>
      <w:r w:rsidR="00B7607D">
        <w:t>by</w:t>
      </w:r>
      <w:r>
        <w:t xml:space="preserve"> blending</w:t>
      </w:r>
      <w:r w:rsidR="00B7607D">
        <w:t xml:space="preserve"> the data</w:t>
      </w:r>
      <w:r>
        <w:t xml:space="preserve">, but </w:t>
      </w:r>
      <w:r w:rsidR="00725573">
        <w:t xml:space="preserve">that would take </w:t>
      </w:r>
      <w:r w:rsidR="00B7607D">
        <w:t xml:space="preserve">a bit of </w:t>
      </w:r>
      <w:r w:rsidR="00725573">
        <w:t>work</w:t>
      </w:r>
      <w:r>
        <w:t>. A far easier way is to simply copy and paste them into our original data connection. Like so:</w:t>
      </w:r>
    </w:p>
    <w:p w14:paraId="6F97FCDE" w14:textId="77777777" w:rsidR="008F3E34" w:rsidRDefault="008F3E34" w:rsidP="00404162">
      <w:pPr>
        <w:rPr>
          <w:noProof/>
        </w:rPr>
      </w:pPr>
      <w:r>
        <w:rPr>
          <w:noProof/>
        </w:rPr>
        <w:drawing>
          <wp:inline distT="0" distB="0" distL="0" distR="0" wp14:anchorId="57AE41A2" wp14:editId="5318C4A8">
            <wp:extent cx="2503170" cy="30879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0548" cy="3097058"/>
                    </a:xfrm>
                    <a:prstGeom prst="rect">
                      <a:avLst/>
                    </a:prstGeom>
                  </pic:spPr>
                </pic:pic>
              </a:graphicData>
            </a:graphic>
          </wp:inline>
        </w:drawing>
      </w:r>
      <w:r w:rsidRPr="008F3E34">
        <w:rPr>
          <w:noProof/>
        </w:rPr>
        <w:t xml:space="preserve"> </w:t>
      </w:r>
      <w:r>
        <w:rPr>
          <w:noProof/>
        </w:rPr>
        <w:t xml:space="preserve">           </w:t>
      </w:r>
      <w:r>
        <w:rPr>
          <w:noProof/>
        </w:rPr>
        <w:drawing>
          <wp:inline distT="0" distB="0" distL="0" distR="0" wp14:anchorId="783D54F1" wp14:editId="63F0A1AD">
            <wp:extent cx="2656936" cy="30866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2471" cy="3139529"/>
                    </a:xfrm>
                    <a:prstGeom prst="rect">
                      <a:avLst/>
                    </a:prstGeom>
                  </pic:spPr>
                </pic:pic>
              </a:graphicData>
            </a:graphic>
          </wp:inline>
        </w:drawing>
      </w:r>
    </w:p>
    <w:p w14:paraId="34CCB79A" w14:textId="77777777" w:rsidR="008F3E34" w:rsidRPr="00B7607D" w:rsidRDefault="008F3E34" w:rsidP="00404162">
      <w:r w:rsidRPr="00B7607D">
        <w:t>And if we create a nice little folder for them to live in, you get this lovely little setup:</w:t>
      </w:r>
    </w:p>
    <w:p w14:paraId="1BBC4EC8" w14:textId="5B20D33A" w:rsidR="00EF4BDC" w:rsidRDefault="00EF4BDC" w:rsidP="00EF4BDC">
      <w:pPr>
        <w:jc w:val="center"/>
        <w:rPr>
          <w:noProof/>
        </w:rPr>
      </w:pPr>
      <w:r>
        <w:rPr>
          <w:noProof/>
        </w:rPr>
        <w:lastRenderedPageBreak/>
        <w:drawing>
          <wp:inline distT="0" distB="0" distL="0" distR="0" wp14:anchorId="6EE7E234" wp14:editId="069EF8D2">
            <wp:extent cx="2317036" cy="3429000"/>
            <wp:effectExtent l="0" t="0" r="0" b="0"/>
            <wp:docPr id="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7036" cy="3429000"/>
                    </a:xfrm>
                    <a:prstGeom prst="rect">
                      <a:avLst/>
                    </a:prstGeom>
                    <a:noFill/>
                    <a:ln>
                      <a:noFill/>
                    </a:ln>
                  </pic:spPr>
                </pic:pic>
              </a:graphicData>
            </a:graphic>
          </wp:inline>
        </w:drawing>
      </w:r>
    </w:p>
    <w:p w14:paraId="6ACFD4A0" w14:textId="5C42CC63" w:rsidR="008F3E34" w:rsidRDefault="008F3E34" w:rsidP="00404162">
      <w:r>
        <w:t xml:space="preserve">Now, let’s </w:t>
      </w:r>
      <w:r w:rsidR="00667BB9">
        <w:t>Control+Click</w:t>
      </w:r>
      <w:r>
        <w:t xml:space="preserve"> and drag all the </w:t>
      </w:r>
      <w:r w:rsidRPr="00E923C4">
        <w:rPr>
          <w:b/>
        </w:rPr>
        <w:t>required</w:t>
      </w:r>
      <w:r>
        <w:t xml:space="preserve"> fields </w:t>
      </w:r>
      <w:r w:rsidR="00667BB9">
        <w:t xml:space="preserve">(everything with an * at the end) </w:t>
      </w:r>
      <w:r>
        <w:t>out to the Rows shelf to make sur</w:t>
      </w:r>
      <w:r w:rsidR="00667BB9">
        <w:t>e they’re present in our trigger viz. (These have been</w:t>
      </w:r>
      <w:ins w:id="453" w:author="Jonathan Drummey" w:date="2016-04-07T09:27:00Z">
        <w:r w:rsidR="00D26832">
          <w:t xml:space="preserve"> placed </w:t>
        </w:r>
      </w:ins>
      <w:del w:id="454" w:author="Jonathan Drummey" w:date="2016-04-07T09:27:00Z">
        <w:r w:rsidR="00667BB9" w:rsidDel="00D26832">
          <w:delText xml:space="preserve"> </w:delText>
        </w:r>
      </w:del>
      <w:r>
        <w:t>in logical order):</w:t>
      </w:r>
    </w:p>
    <w:p w14:paraId="421CDF4F" w14:textId="4B3D8AE1" w:rsidR="005D5C99" w:rsidDel="00D26832" w:rsidRDefault="005D5C99" w:rsidP="00404162">
      <w:pPr>
        <w:rPr>
          <w:del w:id="455" w:author="Jonathan Drummey" w:date="2016-04-07T09:27:00Z"/>
        </w:rPr>
      </w:pPr>
    </w:p>
    <w:p w14:paraId="68AFA3CD" w14:textId="3E4635D1" w:rsidR="005D5C99" w:rsidDel="00D26832" w:rsidRDefault="005D5C99" w:rsidP="00404162">
      <w:pPr>
        <w:rPr>
          <w:del w:id="456" w:author="Jonathan Drummey" w:date="2016-04-07T09:27:00Z"/>
        </w:rPr>
      </w:pPr>
    </w:p>
    <w:p w14:paraId="352BE1F7" w14:textId="268B5B62" w:rsidR="005D5C99" w:rsidDel="00D26832" w:rsidRDefault="005D5C99" w:rsidP="00404162">
      <w:pPr>
        <w:rPr>
          <w:del w:id="457" w:author="Jonathan Drummey" w:date="2016-04-07T09:27:00Z"/>
        </w:rPr>
      </w:pPr>
    </w:p>
    <w:p w14:paraId="6F88892F" w14:textId="77777777" w:rsidR="005D5C99" w:rsidRDefault="005D5C99" w:rsidP="00404162"/>
    <w:p w14:paraId="6403C2B6" w14:textId="77777777" w:rsidR="005D5C99" w:rsidRDefault="005D5C99" w:rsidP="00404162"/>
    <w:p w14:paraId="7F51BD05" w14:textId="19B39168" w:rsidR="008F3E34" w:rsidRDefault="009140EE" w:rsidP="00404162">
      <w:r w:rsidRPr="009140EE">
        <w:rPr>
          <w:noProof/>
        </w:rPr>
        <w:drawing>
          <wp:inline distT="0" distB="0" distL="0" distR="0" wp14:anchorId="5ECBF29D" wp14:editId="5DFEF96C">
            <wp:extent cx="5943600" cy="19919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991995"/>
                    </a:xfrm>
                    <a:prstGeom prst="rect">
                      <a:avLst/>
                    </a:prstGeom>
                  </pic:spPr>
                </pic:pic>
              </a:graphicData>
            </a:graphic>
          </wp:inline>
        </w:drawing>
      </w:r>
    </w:p>
    <w:p w14:paraId="7DCD6126" w14:textId="58A383E9" w:rsidR="008F3E34" w:rsidRDefault="008F3E34" w:rsidP="00404162">
      <w:r>
        <w:t xml:space="preserve">Wait, </w:t>
      </w:r>
      <w:r w:rsidR="00453E39">
        <w:t>what’s this “</w:t>
      </w:r>
      <w:r w:rsidR="00947EFC">
        <w:t xml:space="preserve"> </w:t>
      </w:r>
      <w:r w:rsidR="00453E39">
        <w:t xml:space="preserve">Email Action *” field about? </w:t>
      </w:r>
      <w:r w:rsidR="000B33B7">
        <w:t xml:space="preserve">That doesn’t actually do anything more than tell VizAlerts </w:t>
      </w:r>
      <w:r w:rsidR="00667BB9">
        <w:t>that this is an Advanced Alert</w:t>
      </w:r>
      <w:ins w:id="458" w:author="Jonathan Drummey" w:date="2016-04-07T09:27:00Z">
        <w:r w:rsidR="00D26832">
          <w:t>, in this case the 1 means it’s an Email Alert</w:t>
        </w:r>
      </w:ins>
      <w:ins w:id="459" w:author="Jonathan Drummey" w:date="2016-04-07T09:28:00Z">
        <w:r w:rsidR="00D26832">
          <w:rPr>
            <w:rStyle w:val="FootnoteReference"/>
          </w:rPr>
          <w:footnoteReference w:customMarkFollows="1" w:id="3"/>
          <w:t>*</w:t>
        </w:r>
      </w:ins>
      <w:ins w:id="466" w:author="Jonathan Drummey" w:date="2016-04-07T09:27:00Z">
        <w:r w:rsidR="00D26832">
          <w:t>.</w:t>
        </w:r>
      </w:ins>
      <w:del w:id="467" w:author="Jonathan Drummey" w:date="2016-04-07T09:27:00Z">
        <w:r w:rsidR="00667BB9" w:rsidDel="00D26832">
          <w:delText>.</w:delText>
        </w:r>
      </w:del>
    </w:p>
    <w:p w14:paraId="4B14E438" w14:textId="0B925C84" w:rsidR="00DB2D62" w:rsidRDefault="00B7607D" w:rsidP="00404162">
      <w:r>
        <w:t>T</w:t>
      </w:r>
      <w:r w:rsidR="000B33B7">
        <w:t>hese calculated fields ar</w:t>
      </w:r>
      <w:r w:rsidR="00667BB9">
        <w:t xml:space="preserve">e all intentionally left blank </w:t>
      </w:r>
      <w:r>
        <w:t xml:space="preserve">so that you can fill them in with your own data. To do so, </w:t>
      </w:r>
      <w:r w:rsidR="000B33B7">
        <w:t xml:space="preserve">all we need to do is edit them. </w:t>
      </w:r>
      <w:r w:rsidR="00653130">
        <w:t>For this example, w</w:t>
      </w:r>
      <w:r w:rsidR="000B33B7">
        <w:t xml:space="preserve">e’ll add static string values for the To </w:t>
      </w:r>
      <w:r w:rsidR="000B33B7">
        <w:lastRenderedPageBreak/>
        <w:t>and Subject fields, but we could just as easily derive those from our data if we had values in there. For the Body, we’l</w:t>
      </w:r>
      <w:r w:rsidR="00667BB9">
        <w:t>l actually just reference the “T</w:t>
      </w:r>
      <w:r w:rsidR="000B33B7">
        <w:t>ext” field directly:</w:t>
      </w:r>
    </w:p>
    <w:p w14:paraId="7B840418" w14:textId="77777777" w:rsidR="00DB2D62" w:rsidRDefault="00DB2D62" w:rsidP="00404162">
      <w:pPr>
        <w:rPr>
          <w:del w:id="468" w:author="Jonathan Drummey" w:date="2016-04-07T09:17:00Z"/>
        </w:rPr>
      </w:pPr>
      <w:del w:id="469" w:author="Jonathan Drummey" w:date="2016-04-07T09:17:00Z">
        <w:r>
          <w:br w:type="page"/>
        </w:r>
      </w:del>
    </w:p>
    <w:p w14:paraId="129DFF10" w14:textId="42918669" w:rsidR="000B33B7" w:rsidRDefault="008D1140" w:rsidP="00CC547D">
      <w:pPr>
        <w:widowControl w:val="0"/>
        <w:pPrChange w:id="470" w:author="Jonathan Drummey" w:date="2016-04-07T09:17:00Z">
          <w:pPr/>
        </w:pPrChange>
      </w:pPr>
      <w:r w:rsidRPr="008D1140">
        <w:rPr>
          <w:noProof/>
        </w:rPr>
        <w:drawing>
          <wp:inline distT="0" distB="0" distL="0" distR="0" wp14:anchorId="63DE506B" wp14:editId="7FEFDAAF">
            <wp:extent cx="5943600" cy="18072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807210"/>
                    </a:xfrm>
                    <a:prstGeom prst="rect">
                      <a:avLst/>
                    </a:prstGeom>
                  </pic:spPr>
                </pic:pic>
              </a:graphicData>
            </a:graphic>
          </wp:inline>
        </w:drawing>
      </w:r>
    </w:p>
    <w:p w14:paraId="50B50C8A" w14:textId="77777777" w:rsidR="00CC547D" w:rsidRDefault="00CC547D" w:rsidP="00CC547D">
      <w:pPr>
        <w:widowControl w:val="0"/>
        <w:rPr>
          <w:ins w:id="471" w:author="Jonathan Drummey" w:date="2016-04-07T09:17:00Z"/>
        </w:rPr>
      </w:pPr>
    </w:p>
    <w:p w14:paraId="4212C832" w14:textId="51D70B21" w:rsidR="009140EE" w:rsidRDefault="009140EE" w:rsidP="00404162">
      <w:r>
        <w:t>For the Email Subject * field</w:t>
      </w:r>
      <w:ins w:id="472" w:author="Matthew Coles" w:date="2016-03-30T13:43:00Z">
        <w:r w:rsidR="00D4219A">
          <w:t>,</w:t>
        </w:r>
      </w:ins>
      <w:r>
        <w:t xml:space="preserve"> let’s create a calculation and put the date into it:</w:t>
      </w:r>
    </w:p>
    <w:p w14:paraId="25CF7665" w14:textId="31C5D880" w:rsidR="009140EE" w:rsidRDefault="008D1140" w:rsidP="00404162">
      <w:r w:rsidRPr="008D1140">
        <w:rPr>
          <w:noProof/>
        </w:rPr>
        <w:drawing>
          <wp:inline distT="0" distB="0" distL="0" distR="0" wp14:anchorId="0E0F8058" wp14:editId="35FF16BA">
            <wp:extent cx="5943600" cy="1849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849120"/>
                    </a:xfrm>
                    <a:prstGeom prst="rect">
                      <a:avLst/>
                    </a:prstGeom>
                  </pic:spPr>
                </pic:pic>
              </a:graphicData>
            </a:graphic>
          </wp:inline>
        </w:drawing>
      </w:r>
    </w:p>
    <w:p w14:paraId="14C94B37" w14:textId="41D2D864" w:rsidR="009140EE" w:rsidRDefault="009140EE" w:rsidP="00404162">
      <w:r>
        <w:t xml:space="preserve">And for the Email To * </w:t>
      </w:r>
      <w:ins w:id="473" w:author="Matthew Coles" w:date="2016-03-30T13:43:00Z">
        <w:r w:rsidR="00D4219A">
          <w:t xml:space="preserve">field, </w:t>
        </w:r>
      </w:ins>
      <w:r>
        <w:t>let’s make it a parameter so we can change it:</w:t>
      </w:r>
    </w:p>
    <w:p w14:paraId="18F41DC8" w14:textId="1B8C0EFD" w:rsidR="009140EE" w:rsidRDefault="008D1140" w:rsidP="00404162">
      <w:r w:rsidRPr="008D1140">
        <w:rPr>
          <w:noProof/>
        </w:rPr>
        <w:drawing>
          <wp:inline distT="0" distB="0" distL="0" distR="0" wp14:anchorId="6727B8A1" wp14:editId="06C85B3A">
            <wp:extent cx="5943600" cy="19862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986280"/>
                    </a:xfrm>
                    <a:prstGeom prst="rect">
                      <a:avLst/>
                    </a:prstGeom>
                  </pic:spPr>
                </pic:pic>
              </a:graphicData>
            </a:graphic>
          </wp:inline>
        </w:drawing>
      </w:r>
    </w:p>
    <w:p w14:paraId="524EC37B" w14:textId="4FA6AFBE" w:rsidR="000B33B7" w:rsidRDefault="00595EF1" w:rsidP="00404162">
      <w:r>
        <w:t>Okay, so after all that work, here’s what we have once we rem</w:t>
      </w:r>
      <w:r w:rsidR="00667BB9">
        <w:t>ove the redundant and ignored “T</w:t>
      </w:r>
      <w:r>
        <w:t>ext” field from the viz</w:t>
      </w:r>
      <w:r w:rsidR="00667BB9">
        <w:t xml:space="preserve"> (remember, VizAlerts ignores anything not starting with “ Email”</w:t>
      </w:r>
      <w:r>
        <w:t>:</w:t>
      </w:r>
    </w:p>
    <w:p w14:paraId="32AE2824" w14:textId="5A6CE481" w:rsidR="00595EF1" w:rsidRDefault="008D1140" w:rsidP="00404162">
      <w:r w:rsidRPr="008D1140">
        <w:rPr>
          <w:noProof/>
        </w:rPr>
        <w:lastRenderedPageBreak/>
        <w:drawing>
          <wp:inline distT="0" distB="0" distL="0" distR="0" wp14:anchorId="1E870A59" wp14:editId="1339BF4B">
            <wp:extent cx="5943600" cy="13976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397635"/>
                    </a:xfrm>
                    <a:prstGeom prst="rect">
                      <a:avLst/>
                    </a:prstGeom>
                  </pic:spPr>
                </pic:pic>
              </a:graphicData>
            </a:graphic>
          </wp:inline>
        </w:drawing>
      </w:r>
    </w:p>
    <w:p w14:paraId="60D0F068" w14:textId="4838EFCE" w:rsidR="008D1140" w:rsidRDefault="00595EF1" w:rsidP="00404162">
      <w:pPr>
        <w:rPr>
          <w:rStyle w:val="Emphasis"/>
          <w:i w:val="0"/>
        </w:rPr>
      </w:pPr>
      <w:r>
        <w:t xml:space="preserve">What this means to VizAlerts is: </w:t>
      </w:r>
      <w:r w:rsidRPr="008279A7">
        <w:rPr>
          <w:b/>
        </w:rPr>
        <w:t>For every row of data, send one email</w:t>
      </w:r>
      <w:r>
        <w:t xml:space="preserve"> to </w:t>
      </w:r>
      <w:r w:rsidR="008D1140">
        <w:t>someone @databli</w:t>
      </w:r>
      <w:r w:rsidR="00BF7AE1">
        <w:t>ck.c</w:t>
      </w:r>
      <w:r w:rsidR="008D1140">
        <w:t xml:space="preserve">om and someone else @gmail.com </w:t>
      </w:r>
      <w:r w:rsidR="00115A14">
        <w:t xml:space="preserve">with the Subject </w:t>
      </w:r>
      <w:r w:rsidR="008D1140">
        <w:t>“Your alert for [date]”</w:t>
      </w:r>
      <w:r w:rsidR="00115A14">
        <w:t xml:space="preserve"> and the</w:t>
      </w:r>
      <w:r w:rsidR="00A12214">
        <w:t xml:space="preserve"> Body being the Email Body.</w:t>
      </w:r>
      <w:r w:rsidR="0016075B">
        <w:t xml:space="preserve"> </w:t>
      </w:r>
      <w:r w:rsidR="0016075B" w:rsidRPr="0016075B">
        <w:rPr>
          <w:rStyle w:val="Emphasis"/>
          <w:i w:val="0"/>
        </w:rPr>
        <w:t xml:space="preserve">Using the above as an example, </w:t>
      </w:r>
      <w:r w:rsidR="008D1140">
        <w:rPr>
          <w:rStyle w:val="Emphasis"/>
          <w:i w:val="0"/>
        </w:rPr>
        <w:t>four emails will be sent to each of the two examples. (The above worksheet is VizAlertsDemo\</w:t>
      </w:r>
      <w:del w:id="474" w:author="Matthew Coles" w:date="2016-03-30T13:44:00Z">
        <w:r w:rsidR="008D1140" w:rsidDel="0059560A">
          <w:rPr>
            <w:rStyle w:val="Emphasis"/>
            <w:i w:val="0"/>
          </w:rPr>
          <w:delText xml:space="preserve">AdvAlert </w:delText>
        </w:r>
      </w:del>
      <w:r w:rsidR="008D1140">
        <w:rPr>
          <w:rStyle w:val="Emphasis"/>
          <w:i w:val="0"/>
        </w:rPr>
        <w:t>Walkthrough #1 – 2).</w:t>
      </w:r>
    </w:p>
    <w:p w14:paraId="5A6CCC82" w14:textId="30D46644" w:rsidR="00653130" w:rsidRDefault="00653130" w:rsidP="00404162">
      <w:r>
        <w:t>Now that we’re ready to have this alert run, we need to publish it to Tableau Server and subscribe to it on one of the Alerts schedules, just as</w:t>
      </w:r>
      <w:r w:rsidR="008D1140">
        <w:t xml:space="preserve"> we did for the Simple Alert.</w:t>
      </w:r>
    </w:p>
    <w:p w14:paraId="2EFDCB8E" w14:textId="5645DA95" w:rsidR="00595EF1" w:rsidRDefault="002E469E" w:rsidP="00404162">
      <w:r>
        <w:t xml:space="preserve">The results of the alert we set up hit </w:t>
      </w:r>
      <w:r w:rsidR="00BF7AE1">
        <w:t>the datablick.com inbox like</w:t>
      </w:r>
      <w:r w:rsidR="00A12214">
        <w:t xml:space="preserve"> so:</w:t>
      </w:r>
    </w:p>
    <w:p w14:paraId="5976E272" w14:textId="13A2326B" w:rsidR="00A12214" w:rsidRPr="00A12214" w:rsidRDefault="008D1140" w:rsidP="00404162">
      <w:r w:rsidRPr="008D1140">
        <w:rPr>
          <w:noProof/>
        </w:rPr>
        <w:drawing>
          <wp:inline distT="0" distB="0" distL="0" distR="0" wp14:anchorId="5074E718" wp14:editId="62B94AF0">
            <wp:extent cx="4794837" cy="2653553"/>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95616" cy="2653984"/>
                    </a:xfrm>
                    <a:prstGeom prst="rect">
                      <a:avLst/>
                    </a:prstGeom>
                  </pic:spPr>
                </pic:pic>
              </a:graphicData>
            </a:graphic>
          </wp:inline>
        </w:drawing>
      </w:r>
    </w:p>
    <w:p w14:paraId="40DA23C7" w14:textId="77777777" w:rsidR="000B33B7" w:rsidRDefault="00A12214" w:rsidP="00404162">
      <w:r>
        <w:t>And the same set of emails</w:t>
      </w:r>
      <w:r w:rsidR="00D541B1">
        <w:t xml:space="preserve"> went to the G</w:t>
      </w:r>
      <w:r>
        <w:t>mail address at the same time.</w:t>
      </w:r>
    </w:p>
    <w:p w14:paraId="0B9B6682" w14:textId="56F9DDD4" w:rsidR="00973869" w:rsidRDefault="00BF7AE1" w:rsidP="00404162">
      <w:r>
        <w:t>As we’ve seen</w:t>
      </w:r>
      <w:ins w:id="475" w:author="Matthew Coles" w:date="2016-03-30T13:44:00Z">
        <w:r w:rsidR="00666284">
          <w:t>,</w:t>
        </w:r>
      </w:ins>
      <w:r>
        <w:t xml:space="preserve"> the email properties are fields in Tableau. </w:t>
      </w:r>
      <w:ins w:id="476" w:author="Matthew Coles" w:date="2016-03-30T13:44:00Z">
        <w:r w:rsidR="002E4CE9" w:rsidRPr="002E4CE9">
          <w:t>Since we made these calculated field</w:t>
        </w:r>
      </w:ins>
      <w:ins w:id="477" w:author="Matthew Coles" w:date="2016-03-30T13:45:00Z">
        <w:r w:rsidR="002E4CE9">
          <w:t>s</w:t>
        </w:r>
      </w:ins>
      <w:ins w:id="478" w:author="Matthew Coles" w:date="2016-03-30T13:44:00Z">
        <w:r w:rsidR="002E4CE9" w:rsidRPr="002E4CE9">
          <w:t>, they could just as easily be set up in the data source</w:t>
        </w:r>
        <w:r w:rsidR="002E4CE9" w:rsidRPr="002E4CE9" w:rsidDel="002E4CE9">
          <w:t xml:space="preserve"> </w:t>
        </w:r>
      </w:ins>
      <w:del w:id="479" w:author="Matthew Coles" w:date="2016-03-30T13:44:00Z">
        <w:r w:rsidDel="002E4CE9">
          <w:delText>We made these calculated field, they could just as easily be set up in the data source</w:delText>
        </w:r>
      </w:del>
      <w:r w:rsidR="00D541B1">
        <w:t xml:space="preserve">. </w:t>
      </w:r>
      <w:r>
        <w:t>You can control for each row who gets what email.</w:t>
      </w:r>
      <w:r w:rsidR="00973869">
        <w:t xml:space="preserve"> This allows you to use your data to drive the lo</w:t>
      </w:r>
      <w:r>
        <w:t>gic behind who is sent an email and what it contains, and more!</w:t>
      </w:r>
    </w:p>
    <w:p w14:paraId="52199EF5" w14:textId="6A7132C4" w:rsidR="009140EE" w:rsidRDefault="009140EE" w:rsidP="009140EE">
      <w:pPr>
        <w:pStyle w:val="Heading2"/>
        <w:tabs>
          <w:tab w:val="left" w:pos="8108"/>
        </w:tabs>
      </w:pPr>
      <w:bookmarkStart w:id="480" w:name="_Toc447637989"/>
      <w:bookmarkStart w:id="481" w:name="_Toc447790149"/>
      <w:r>
        <w:t xml:space="preserve">Advanced Alerts Walkthrough #2 – Send </w:t>
      </w:r>
      <w:r w:rsidR="00BF7AE1">
        <w:t>a Custom</w:t>
      </w:r>
      <w:r>
        <w:t xml:space="preserve"> Viz</w:t>
      </w:r>
      <w:bookmarkEnd w:id="480"/>
      <w:bookmarkEnd w:id="481"/>
    </w:p>
    <w:p w14:paraId="1EFAB4C8" w14:textId="7B231E25" w:rsidR="00BF7AE1" w:rsidRDefault="00A84590" w:rsidP="009140EE">
      <w:r>
        <w:t>For this example</w:t>
      </w:r>
      <w:r w:rsidR="00BF7AE1">
        <w:t xml:space="preserve"> we’</w:t>
      </w:r>
      <w:r w:rsidR="009F4E78">
        <w:t>re going to set up an Advanced A</w:t>
      </w:r>
      <w:r w:rsidR="00305B9A">
        <w:t xml:space="preserve">lert that </w:t>
      </w:r>
      <w:r w:rsidR="00D46C30">
        <w:t>sends</w:t>
      </w:r>
      <w:r w:rsidR="00305B9A">
        <w:t xml:space="preserve"> the ini</w:t>
      </w:r>
      <w:r w:rsidR="00D46C30">
        <w:t>tial Low Margin W</w:t>
      </w:r>
      <w:r w:rsidR="00305B9A">
        <w:t xml:space="preserve">arning </w:t>
      </w:r>
      <w:r>
        <w:t>viz</w:t>
      </w:r>
      <w:r w:rsidR="00D46C30">
        <w:t xml:space="preserve"> to the manager of each product category </w:t>
      </w:r>
      <w:r>
        <w:t xml:space="preserve">whenever any sub-categories in their product category meet the target. </w:t>
      </w:r>
      <w:r w:rsidR="00305B9A">
        <w:t>There are a few steps to setting up this kind of Advanced Alert:</w:t>
      </w:r>
    </w:p>
    <w:p w14:paraId="6EBE5FEA" w14:textId="3CD4B04C" w:rsidR="00305B9A" w:rsidRDefault="00305B9A" w:rsidP="00305B9A">
      <w:pPr>
        <w:pStyle w:val="ListParagraph"/>
        <w:numPr>
          <w:ilvl w:val="0"/>
          <w:numId w:val="32"/>
        </w:numPr>
      </w:pPr>
      <w:r>
        <w:t>Set up the view(s) that you want to send.</w:t>
      </w:r>
    </w:p>
    <w:p w14:paraId="5800D0BD" w14:textId="4304EC64" w:rsidR="00305B9A" w:rsidRDefault="00305B9A" w:rsidP="00305B9A">
      <w:pPr>
        <w:pStyle w:val="ListParagraph"/>
        <w:numPr>
          <w:ilvl w:val="0"/>
          <w:numId w:val="32"/>
        </w:numPr>
      </w:pPr>
      <w:r>
        <w:t>Set up the trigger view:</w:t>
      </w:r>
    </w:p>
    <w:p w14:paraId="1FB041FC" w14:textId="77777777" w:rsidR="001227F4" w:rsidRDefault="001227F4" w:rsidP="001227F4">
      <w:pPr>
        <w:pStyle w:val="ListParagraph"/>
        <w:numPr>
          <w:ilvl w:val="1"/>
          <w:numId w:val="32"/>
        </w:numPr>
      </w:pPr>
      <w:r>
        <w:lastRenderedPageBreak/>
        <w:t>Identify how many emails you’ll be sending – in other words, what defines the trigger viz Level of Detail (vizLOD)?</w:t>
      </w:r>
    </w:p>
    <w:p w14:paraId="346C7026" w14:textId="18AE3D91" w:rsidR="00D46C30" w:rsidRDefault="00D46C30" w:rsidP="00305B9A">
      <w:pPr>
        <w:pStyle w:val="ListParagraph"/>
        <w:numPr>
          <w:ilvl w:val="1"/>
          <w:numId w:val="32"/>
        </w:numPr>
      </w:pPr>
      <w:r>
        <w:t>Apply the necessary filters that will be used as the trigger for sending the alert.</w:t>
      </w:r>
    </w:p>
    <w:p w14:paraId="324472F1" w14:textId="05824F16" w:rsidR="00305B9A" w:rsidRDefault="00305B9A" w:rsidP="00305B9A">
      <w:pPr>
        <w:pStyle w:val="ListParagraph"/>
        <w:numPr>
          <w:ilvl w:val="1"/>
          <w:numId w:val="32"/>
        </w:numPr>
      </w:pPr>
      <w:r>
        <w:t>Identify the recipients</w:t>
      </w:r>
      <w:r w:rsidR="00A84590">
        <w:t xml:space="preserve"> and boilerplate content for each email.</w:t>
      </w:r>
    </w:p>
    <w:p w14:paraId="53C4E152" w14:textId="5B6918FE" w:rsidR="00305B9A" w:rsidRDefault="00305B9A" w:rsidP="00305B9A">
      <w:pPr>
        <w:pStyle w:val="ListParagraph"/>
        <w:numPr>
          <w:ilvl w:val="1"/>
          <w:numId w:val="32"/>
        </w:numPr>
      </w:pPr>
      <w:r>
        <w:t>Create the necessary custom content references that will pull the views from #1.</w:t>
      </w:r>
    </w:p>
    <w:p w14:paraId="62F54C64" w14:textId="1B098F59" w:rsidR="00785FC9" w:rsidRDefault="00785FC9" w:rsidP="00305B9A">
      <w:pPr>
        <w:pStyle w:val="ListParagraph"/>
        <w:numPr>
          <w:ilvl w:val="1"/>
          <w:numId w:val="32"/>
        </w:numPr>
      </w:pPr>
      <w:r>
        <w:t>Validate that everything looks right.</w:t>
      </w:r>
    </w:p>
    <w:p w14:paraId="3E1A03BE" w14:textId="6FD54150" w:rsidR="00E03F78" w:rsidRDefault="00E03F78" w:rsidP="00E03F78">
      <w:pPr>
        <w:pStyle w:val="ListParagraph"/>
        <w:numPr>
          <w:ilvl w:val="0"/>
          <w:numId w:val="32"/>
        </w:numPr>
      </w:pPr>
      <w:r>
        <w:t>Publish your trigger view and any necessary content views.</w:t>
      </w:r>
    </w:p>
    <w:p w14:paraId="09E5D4CD" w14:textId="65150C3E" w:rsidR="00E03F78" w:rsidRDefault="00E03F78" w:rsidP="00E03F78">
      <w:pPr>
        <w:pStyle w:val="ListParagraph"/>
        <w:numPr>
          <w:ilvl w:val="0"/>
          <w:numId w:val="32"/>
        </w:numPr>
      </w:pPr>
      <w:r>
        <w:t>Subscribe the trigger view to the VizAlerts schedule.</w:t>
      </w:r>
    </w:p>
    <w:p w14:paraId="5B7CD1AA" w14:textId="61774D75" w:rsidR="00BD229B" w:rsidRDefault="00BD229B" w:rsidP="00E03F78">
      <w:pPr>
        <w:pStyle w:val="ListParagraph"/>
        <w:numPr>
          <w:ilvl w:val="0"/>
          <w:numId w:val="32"/>
        </w:numPr>
      </w:pPr>
      <w:r>
        <w:t>Sit back and enjoy!</w:t>
      </w:r>
    </w:p>
    <w:p w14:paraId="51F7ED9A" w14:textId="77777777" w:rsidR="00A84590" w:rsidRDefault="00D46C30" w:rsidP="00305B9A">
      <w:r>
        <w:t>This next part goes through these steps to set up the al</w:t>
      </w:r>
      <w:r w:rsidR="00A84590">
        <w:t>ert:</w:t>
      </w:r>
    </w:p>
    <w:p w14:paraId="5D9B8362" w14:textId="77777777" w:rsidR="00A84590" w:rsidRDefault="00D46C30" w:rsidP="00A84590">
      <w:pPr>
        <w:pStyle w:val="ListParagraph"/>
        <w:numPr>
          <w:ilvl w:val="0"/>
          <w:numId w:val="33"/>
        </w:numPr>
      </w:pPr>
      <w:r>
        <w:t xml:space="preserve">The original Low Margin Warning view doesn’t need any changes, we’ll ultimately filter that view using a URL parameter. </w:t>
      </w:r>
    </w:p>
    <w:p w14:paraId="05BABBCC" w14:textId="57C3B817" w:rsidR="001227F4" w:rsidRDefault="00D46C30" w:rsidP="0070410A">
      <w:pPr>
        <w:pStyle w:val="ListParagraph"/>
        <w:numPr>
          <w:ilvl w:val="0"/>
          <w:numId w:val="33"/>
        </w:numPr>
      </w:pPr>
      <w:r>
        <w:t>For the trigger view we’re going to use a dat</w:t>
      </w:r>
      <w:r w:rsidR="00A84590">
        <w:t>a blend. The primary source will be the same Superstore sales source used to generate the Low Margin warning, the secondary source gets us the email a</w:t>
      </w:r>
      <w:r w:rsidR="001227F4">
        <w:t>ddresses, email body, and content references</w:t>
      </w:r>
      <w:r w:rsidR="00A84590">
        <w:t>. This is an example of a situation where we want to trigger the alerts based on an operational source that is at one level of detail (individual order items) while the alerts are being set up and controlled via a separate source at a coarser level of detail (the product category) that might have a completely different owner and maintainer.</w:t>
      </w:r>
      <w:r w:rsidR="001227F4">
        <w:br/>
      </w:r>
      <w:r w:rsidR="001227F4">
        <w:br/>
        <w:t>The secondary source is an Excel spreadsheet that is mostly set up with formulas, we’ll describe what’s happening in the Email Body further down.</w:t>
      </w:r>
      <w:r w:rsidR="001227F4">
        <w:br/>
      </w:r>
      <w:r w:rsidR="0070410A" w:rsidRPr="0070410A">
        <w:rPr>
          <w:noProof/>
        </w:rPr>
        <w:drawing>
          <wp:inline distT="0" distB="0" distL="0" distR="0" wp14:anchorId="0A7A1F54" wp14:editId="73054A88">
            <wp:extent cx="5943600" cy="89471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894715"/>
                    </a:xfrm>
                    <a:prstGeom prst="rect">
                      <a:avLst/>
                    </a:prstGeom>
                  </pic:spPr>
                </pic:pic>
              </a:graphicData>
            </a:graphic>
          </wp:inline>
        </w:drawing>
      </w:r>
      <w:r w:rsidR="001227F4">
        <w:br/>
      </w:r>
      <w:r w:rsidR="001227F4">
        <w:br/>
        <w:t>You can see this spreadsheet in the [VizAlerts install folder\demo\test.xlsx file.</w:t>
      </w:r>
      <w:r w:rsidR="001227F4">
        <w:br/>
      </w:r>
    </w:p>
    <w:p w14:paraId="6160E375" w14:textId="2DC0F987" w:rsidR="00A84590" w:rsidRDefault="001227F4" w:rsidP="001227F4">
      <w:pPr>
        <w:pStyle w:val="ListParagraph"/>
        <w:numPr>
          <w:ilvl w:val="1"/>
          <w:numId w:val="33"/>
        </w:numPr>
      </w:pPr>
      <w:r>
        <w:t xml:space="preserve">We know that we want just one email per category. </w:t>
      </w:r>
      <w:r w:rsidR="00A84590">
        <w:t xml:space="preserve">In Tableau the </w:t>
      </w:r>
      <w:r>
        <w:t>VizAlertsDemo\Walkthrough #2 – 1 viz shows the Category dimension from the Superstore primary and then the Manager and Email To * from the secondary, blending on Category:</w:t>
      </w:r>
      <w:r>
        <w:br/>
      </w:r>
      <w:r>
        <w:br/>
      </w:r>
      <w:r w:rsidRPr="001227F4">
        <w:rPr>
          <w:noProof/>
        </w:rPr>
        <w:lastRenderedPageBreak/>
        <w:drawing>
          <wp:inline distT="0" distB="0" distL="0" distR="0" wp14:anchorId="14689D5D" wp14:editId="6089FCBB">
            <wp:extent cx="5348087" cy="2238083"/>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44632" cy="2236637"/>
                    </a:xfrm>
                    <a:prstGeom prst="rect">
                      <a:avLst/>
                    </a:prstGeom>
                  </pic:spPr>
                </pic:pic>
              </a:graphicData>
            </a:graphic>
          </wp:inline>
        </w:drawing>
      </w:r>
      <w:r>
        <w:br/>
      </w:r>
    </w:p>
    <w:p w14:paraId="2B2D7AC8" w14:textId="1BFE33D2" w:rsidR="001227F4" w:rsidRDefault="001227F4" w:rsidP="001227F4">
      <w:pPr>
        <w:pStyle w:val="ListParagraph"/>
        <w:numPr>
          <w:ilvl w:val="1"/>
          <w:numId w:val="33"/>
        </w:numPr>
      </w:pPr>
      <w:r>
        <w:t>Now we n</w:t>
      </w:r>
      <w:r w:rsidR="00E03F78">
        <w:t>eed to set up the filter(s) to only return rows that meet the criteria. In this case we only want to return Categories that have one or more Sub Category’s profit margin below the margin target. We can do that in Tableau using a variety of means, in this case we can use set up Level of Detail (LOD) expressions:</w:t>
      </w:r>
    </w:p>
    <w:p w14:paraId="371782B5" w14:textId="32705742" w:rsidR="00E03F78" w:rsidRDefault="00E03F78" w:rsidP="00E03F78">
      <w:pPr>
        <w:pStyle w:val="ListParagraph"/>
        <w:numPr>
          <w:ilvl w:val="2"/>
          <w:numId w:val="33"/>
        </w:numPr>
      </w:pPr>
      <w:r>
        <w:t xml:space="preserve">Sub-Category Profit Ratio uses </w:t>
      </w:r>
      <w:r w:rsidRPr="00E03F78">
        <w:t>{INCLUDE [Sub-Category] : [Profit Ratio]}</w:t>
      </w:r>
      <w:r>
        <w:t xml:space="preserve"> to return the Profit Ratio for each Sub-Category as a record-level value.</w:t>
      </w:r>
      <w:r w:rsidR="00785FC9">
        <w:t xml:space="preserve"> (For the purposes of this demo we’re skipping some validation steps on this LOD expression).</w:t>
      </w:r>
    </w:p>
    <w:p w14:paraId="235713E0" w14:textId="76A8074A" w:rsidR="00E03F78" w:rsidRDefault="00E03F78" w:rsidP="00E03F78">
      <w:pPr>
        <w:pStyle w:val="ListParagraph"/>
        <w:numPr>
          <w:ilvl w:val="2"/>
          <w:numId w:val="33"/>
        </w:numPr>
      </w:pPr>
      <w:r>
        <w:t xml:space="preserve">Sub-Category Profit Margin Warning uses </w:t>
      </w:r>
      <w:r w:rsidRPr="00E03F78">
        <w:t>IF [Sub-Category Profit Ratio] &lt; [Margin Target] THEN 1 ELSE 0 END</w:t>
      </w:r>
      <w:r>
        <w:t>.*** When MAX() is wrapped as an aggregation to the vizLOD of Category we end up identifying whether any sub-categories have met the criteria – in this case, all the Categories have at least one sub-category:</w:t>
      </w:r>
      <w:r>
        <w:br/>
      </w:r>
      <w:r>
        <w:br/>
      </w:r>
      <w:r w:rsidRPr="00E03F78">
        <w:rPr>
          <w:noProof/>
        </w:rPr>
        <w:drawing>
          <wp:inline distT="0" distB="0" distL="0" distR="0" wp14:anchorId="6775E19B" wp14:editId="580ADCC3">
            <wp:extent cx="4503714" cy="168937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05968" cy="1690219"/>
                    </a:xfrm>
                    <a:prstGeom prst="rect">
                      <a:avLst/>
                    </a:prstGeom>
                  </pic:spPr>
                </pic:pic>
              </a:graphicData>
            </a:graphic>
          </wp:inline>
        </w:drawing>
      </w:r>
      <w:r>
        <w:br/>
      </w:r>
      <w:r>
        <w:br/>
        <w:t>Then we can put that field on the Filters Shelf, filtering for 1 in this case.</w:t>
      </w:r>
      <w:r w:rsidR="0070410A">
        <w:br/>
      </w:r>
      <w:r w:rsidR="0070410A">
        <w:br/>
        <w:t xml:space="preserve">*** If you are using Tableau v9.2 or higher then you don’t need the IF statement anymore and can use just use the condition that returns a Boolean. See </w:t>
      </w:r>
      <w:r w:rsidR="00D26832">
        <w:fldChar w:fldCharType="begin"/>
      </w:r>
      <w:r w:rsidR="00D26832">
        <w:instrText xml:space="preserve"> HYPERLINK "http://drawingwithnumbers.artisart.org/feature-geek-how-to-have-sets-with-your-secondary-9-2-style-via-aggregated-booleans/" </w:instrText>
      </w:r>
      <w:r w:rsidR="00D26832">
        <w:fldChar w:fldCharType="separate"/>
      </w:r>
      <w:r w:rsidR="0070410A" w:rsidRPr="00F36BC8">
        <w:rPr>
          <w:rStyle w:val="Hyperlink"/>
        </w:rPr>
        <w:t>http://drawingwithnumbers.artisart.org/feature-geek-how-to-have-sets-with-your-secondary-9-2-style-via-aggregated-booleans/</w:t>
      </w:r>
      <w:r w:rsidR="00D26832">
        <w:rPr>
          <w:rStyle w:val="Hyperlink"/>
        </w:rPr>
        <w:fldChar w:fldCharType="end"/>
      </w:r>
      <w:r w:rsidR="0070410A">
        <w:t xml:space="preserve"> for more details.</w:t>
      </w:r>
      <w:r w:rsidR="0070410A">
        <w:br/>
      </w:r>
    </w:p>
    <w:p w14:paraId="298943E1" w14:textId="34077546" w:rsidR="00E03F78" w:rsidRDefault="00E03F78" w:rsidP="00E03F78">
      <w:pPr>
        <w:pStyle w:val="ListParagraph"/>
        <w:numPr>
          <w:ilvl w:val="1"/>
          <w:numId w:val="33"/>
        </w:numPr>
      </w:pPr>
      <w:r>
        <w:lastRenderedPageBreak/>
        <w:t>Now to get the recipients and boilerplate of each email. In this case the Excel file has been set up with all of those details, the Email Body is HTML formatted for a more desirable look.</w:t>
      </w:r>
    </w:p>
    <w:p w14:paraId="20E1C779" w14:textId="259BBED9" w:rsidR="00E03F78" w:rsidRDefault="00E03F78" w:rsidP="00E03F78">
      <w:pPr>
        <w:pStyle w:val="ListParagraph"/>
        <w:numPr>
          <w:ilvl w:val="1"/>
          <w:numId w:val="33"/>
        </w:numPr>
      </w:pPr>
      <w:r>
        <w:t>Finally we need to set up the custom content references</w:t>
      </w:r>
      <w:r w:rsidR="00785FC9">
        <w:t>, this was also done in the Excel source</w:t>
      </w:r>
      <w:r>
        <w:t>. In these emails the VIZ_IMAGE() custom content reference is used to insert a PNG image inline in the body text.</w:t>
      </w:r>
      <w:r w:rsidR="0070410A">
        <w:t xml:space="preserve"> Here’s breaking down the parts of that VIZ_IMAGE reference.</w:t>
      </w:r>
    </w:p>
    <w:p w14:paraId="20C23CDE" w14:textId="230894EC" w:rsidR="0070410A" w:rsidRDefault="0070410A" w:rsidP="0070410A">
      <w:pPr>
        <w:pStyle w:val="ListParagraph"/>
        <w:numPr>
          <w:ilvl w:val="2"/>
          <w:numId w:val="33"/>
        </w:numPr>
      </w:pPr>
      <w:r w:rsidRPr="0070410A">
        <w:rPr>
          <w:b/>
        </w:rPr>
        <w:t>VIZ_IMAGE()</w:t>
      </w:r>
      <w:r>
        <w:t xml:space="preserve"> – tells VizAlerts to download a PNG image, we could get a CSV or PDF if we wanted.</w:t>
      </w:r>
    </w:p>
    <w:p w14:paraId="5DFBE18C" w14:textId="335C87A5" w:rsidR="0070410A" w:rsidRDefault="0070410A" w:rsidP="0070410A">
      <w:pPr>
        <w:pStyle w:val="ListParagraph"/>
        <w:numPr>
          <w:ilvl w:val="2"/>
          <w:numId w:val="33"/>
        </w:numPr>
      </w:pPr>
      <w:r w:rsidRPr="0070410A">
        <w:rPr>
          <w:b/>
        </w:rPr>
        <w:t>VizAlertsDemo/LowMarginWarning</w:t>
      </w:r>
      <w:r>
        <w:t xml:space="preserve"> is a custom view reference to the workbook and view name, this is what we see in our browser bar after </w:t>
      </w:r>
      <w:r w:rsidRPr="0070410A">
        <w:t>http://[myservername]/#/views</w:t>
      </w:r>
      <w:r>
        <w:t xml:space="preserve">: </w:t>
      </w:r>
      <w:r>
        <w:br/>
      </w:r>
      <w:r w:rsidRPr="0070410A">
        <w:rPr>
          <w:noProof/>
        </w:rPr>
        <w:drawing>
          <wp:inline distT="0" distB="0" distL="0" distR="0" wp14:anchorId="0FAE9471" wp14:editId="43F034C5">
            <wp:extent cx="2658676" cy="2149683"/>
            <wp:effectExtent l="0" t="0" r="889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59667" cy="2150484"/>
                    </a:xfrm>
                    <a:prstGeom prst="rect">
                      <a:avLst/>
                    </a:prstGeom>
                  </pic:spPr>
                </pic:pic>
              </a:graphicData>
            </a:graphic>
          </wp:inline>
        </w:drawing>
      </w:r>
      <w:r w:rsidR="00785FC9">
        <w:br/>
        <w:t>Note that in this case the trigger view and the custom view reference are both in the same workbook, they don’t have to be!</w:t>
      </w:r>
      <w:r w:rsidR="00785FC9">
        <w:br/>
      </w:r>
    </w:p>
    <w:p w14:paraId="7D1B7A1F" w14:textId="64DD92CE" w:rsidR="0070410A" w:rsidRDefault="0070410A" w:rsidP="0070410A">
      <w:pPr>
        <w:pStyle w:val="ListParagraph"/>
        <w:numPr>
          <w:ilvl w:val="2"/>
          <w:numId w:val="33"/>
        </w:numPr>
      </w:pPr>
      <w:r w:rsidRPr="0070410A">
        <w:rPr>
          <w:b/>
        </w:rPr>
        <w:t>?Category=" &amp; A2</w:t>
      </w:r>
      <w:r>
        <w:t xml:space="preserve"> uses an Excel formula that </w:t>
      </w:r>
      <w:r w:rsidR="00785FC9">
        <w:t>fills</w:t>
      </w:r>
      <w:r>
        <w:t xml:space="preserve"> in the actual text for Category and generates the following output in Tableau: </w:t>
      </w:r>
      <w:r>
        <w:br/>
      </w:r>
      <w:r w:rsidRPr="0070410A">
        <w:rPr>
          <w:noProof/>
        </w:rPr>
        <w:drawing>
          <wp:inline distT="0" distB="0" distL="0" distR="0" wp14:anchorId="2E21FB23" wp14:editId="465BA402">
            <wp:extent cx="4341479" cy="403682"/>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39398" cy="403489"/>
                    </a:xfrm>
                    <a:prstGeom prst="rect">
                      <a:avLst/>
                    </a:prstGeom>
                  </pic:spPr>
                </pic:pic>
              </a:graphicData>
            </a:graphic>
          </wp:inline>
        </w:drawing>
      </w:r>
      <w:r>
        <w:br/>
      </w:r>
      <w:r>
        <w:br/>
      </w:r>
      <w:r w:rsidR="00785FC9">
        <w:t xml:space="preserve">This is a </w:t>
      </w:r>
      <w:r>
        <w:t>URL parameter that will be used to filter the LowMarginWarning viz when the trigger view is processed</w:t>
      </w:r>
      <w:r w:rsidR="00785FC9">
        <w:t>, s</w:t>
      </w:r>
      <w:r>
        <w:t xml:space="preserve">ee </w:t>
      </w:r>
      <w:r w:rsidR="00D26832">
        <w:fldChar w:fldCharType="begin"/>
      </w:r>
      <w:r w:rsidR="00D26832">
        <w:instrText xml:space="preserve"> HYPERLINK "http://kb.tableau.com/articles/knowledgebase/view-filters-url" </w:instrText>
      </w:r>
      <w:r w:rsidR="00D26832">
        <w:fldChar w:fldCharType="separate"/>
      </w:r>
      <w:r w:rsidRPr="00844054">
        <w:rPr>
          <w:rStyle w:val="Hyperlink"/>
        </w:rPr>
        <w:t>Filter Views Using URL Parameters</w:t>
      </w:r>
      <w:r w:rsidR="00D26832">
        <w:rPr>
          <w:rStyle w:val="Hyperlink"/>
        </w:rPr>
        <w:fldChar w:fldCharType="end"/>
      </w:r>
      <w:r>
        <w:t xml:space="preserve"> </w:t>
      </w:r>
      <w:r w:rsidR="00D26832">
        <w:fldChar w:fldCharType="begin"/>
      </w:r>
      <w:r w:rsidR="00D26832">
        <w:instrText xml:space="preserve"> HYPERLINK "http://kb.tableau.com/articles/knowledgebase/view-filters-url" </w:instrText>
      </w:r>
      <w:r w:rsidR="00D26832">
        <w:fldChar w:fldCharType="separate"/>
      </w:r>
      <w:r w:rsidRPr="00477CC7">
        <w:rPr>
          <w:rStyle w:val="Hyperlink"/>
        </w:rPr>
        <w:t>http://kb.tableau.com/articles/knowledgebase/view-filters-url</w:t>
      </w:r>
      <w:r w:rsidR="00D26832">
        <w:rPr>
          <w:rStyle w:val="Hyperlink"/>
        </w:rPr>
        <w:fldChar w:fldCharType="end"/>
      </w:r>
      <w:r>
        <w:t xml:space="preserve"> for more details.</w:t>
      </w:r>
      <w:r w:rsidR="00785FC9">
        <w:t xml:space="preserve"> </w:t>
      </w:r>
      <w:r w:rsidR="00785FC9">
        <w:br/>
      </w:r>
    </w:p>
    <w:p w14:paraId="101A424C" w14:textId="2FD1ADB7" w:rsidR="0070410A" w:rsidRDefault="0070410A" w:rsidP="0070410A">
      <w:pPr>
        <w:pStyle w:val="ListParagraph"/>
        <w:numPr>
          <w:ilvl w:val="2"/>
          <w:numId w:val="33"/>
        </w:numPr>
      </w:pPr>
      <w:r w:rsidRPr="0070410A">
        <w:rPr>
          <w:b/>
        </w:rPr>
        <w:t>"&amp;:size=600,400</w:t>
      </w:r>
      <w:r>
        <w:t xml:space="preserve"> uses </w:t>
      </w:r>
      <w:r w:rsidR="00785FC9">
        <w:t xml:space="preserve">another </w:t>
      </w:r>
      <w:r>
        <w:t xml:space="preserve">Tableau URL parameter to set </w:t>
      </w:r>
      <w:r w:rsidR="00785FC9">
        <w:t>a custom</w:t>
      </w:r>
      <w:r>
        <w:t xml:space="preserve"> size of the output PNG.</w:t>
      </w:r>
      <w:r w:rsidR="00785FC9">
        <w:br/>
      </w:r>
    </w:p>
    <w:p w14:paraId="711EA804" w14:textId="5B33E418" w:rsidR="0070410A" w:rsidRDefault="0070410A" w:rsidP="0070410A">
      <w:pPr>
        <w:pStyle w:val="ListParagraph"/>
        <w:numPr>
          <w:ilvl w:val="2"/>
          <w:numId w:val="33"/>
        </w:numPr>
      </w:pPr>
      <w:r w:rsidRPr="0070410A">
        <w:rPr>
          <w:b/>
        </w:rPr>
        <w:t>|vizlink</w:t>
      </w:r>
      <w:r>
        <w:t xml:space="preserve"> is a VizAlerts option that tells VizAlerts to make the inline PNG also have a hyperlink back to the viz so the email image is clickable (or tap-able).</w:t>
      </w:r>
      <w:r>
        <w:br/>
      </w:r>
      <w:r>
        <w:br/>
        <w:t xml:space="preserve">For more details on these options (and more!) read the </w:t>
      </w:r>
      <w:r w:rsidRPr="00785FC9">
        <w:rPr>
          <w:b/>
        </w:rPr>
        <w:t>Additional Advanced Alert Features</w:t>
      </w:r>
      <w:r>
        <w:t xml:space="preserve"> section below.</w:t>
      </w:r>
      <w:r w:rsidR="00785FC9">
        <w:br/>
      </w:r>
    </w:p>
    <w:p w14:paraId="334503CA" w14:textId="71150E56" w:rsidR="00785FC9" w:rsidRDefault="00785FC9" w:rsidP="00785FC9">
      <w:pPr>
        <w:pStyle w:val="ListParagraph"/>
        <w:numPr>
          <w:ilvl w:val="1"/>
          <w:numId w:val="33"/>
        </w:numPr>
      </w:pPr>
      <w:r>
        <w:t>Now to validate. Here’s the Walkthrough #2 – 3 view that has the additional fields added for the Subject and Body:</w:t>
      </w:r>
      <w:r>
        <w:br/>
      </w:r>
      <w:r w:rsidRPr="00785FC9">
        <w:rPr>
          <w:noProof/>
        </w:rPr>
        <w:lastRenderedPageBreak/>
        <w:drawing>
          <wp:inline distT="0" distB="0" distL="0" distR="0" wp14:anchorId="3B065A6A" wp14:editId="0217F8A3">
            <wp:extent cx="4863993" cy="1366699"/>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71621" cy="1368842"/>
                    </a:xfrm>
                    <a:prstGeom prst="rect">
                      <a:avLst/>
                    </a:prstGeom>
                  </pic:spPr>
                </pic:pic>
              </a:graphicData>
            </a:graphic>
          </wp:inline>
        </w:drawing>
      </w:r>
      <w:r>
        <w:br/>
      </w:r>
      <w:r>
        <w:br/>
        <w:t>Now this trigger viz could work just fine as the trigger view for an Advanced Alert since VizAlerts will ignore the fields that don’t start with “ Email”. However we can clean up the view even more and get rid of those other fields, this is the Walkthrough #2 – 4 worksheet:</w:t>
      </w:r>
      <w:r>
        <w:br/>
      </w:r>
      <w:r w:rsidRPr="00785FC9">
        <w:rPr>
          <w:noProof/>
        </w:rPr>
        <w:drawing>
          <wp:inline distT="0" distB="0" distL="0" distR="0" wp14:anchorId="1ACCB95F" wp14:editId="0BAF8BAA">
            <wp:extent cx="4863993" cy="1844264"/>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68731" cy="1846060"/>
                    </a:xfrm>
                    <a:prstGeom prst="rect">
                      <a:avLst/>
                    </a:prstGeom>
                  </pic:spPr>
                </pic:pic>
              </a:graphicData>
            </a:graphic>
          </wp:inline>
        </w:drawing>
      </w:r>
      <w:r>
        <w:br/>
      </w:r>
    </w:p>
    <w:p w14:paraId="6BAECBE1" w14:textId="1D9B3A91" w:rsidR="0070410A" w:rsidRDefault="00785FC9" w:rsidP="0070410A">
      <w:pPr>
        <w:pStyle w:val="ListParagraph"/>
        <w:numPr>
          <w:ilvl w:val="0"/>
          <w:numId w:val="33"/>
        </w:numPr>
      </w:pPr>
      <w:r>
        <w:t>Now we’re ready to publish the views to Tableau Server.</w:t>
      </w:r>
    </w:p>
    <w:p w14:paraId="2053F208" w14:textId="50E3349E" w:rsidR="00785FC9" w:rsidRDefault="00785FC9" w:rsidP="0070410A">
      <w:pPr>
        <w:pStyle w:val="ListParagraph"/>
        <w:numPr>
          <w:ilvl w:val="0"/>
          <w:numId w:val="33"/>
        </w:numPr>
      </w:pPr>
      <w:r>
        <w:t>In practice this view would be subscribed to a monthly VizAlerts schedule. To test it out in advance you can enter a comment on the viz with just the text “test_alert”, then wait for VizAlerts to send it (usually within a couple of minutes based on default configuration):</w:t>
      </w:r>
      <w:r>
        <w:br/>
      </w:r>
      <w:r>
        <w:br/>
      </w:r>
      <w:r>
        <w:rPr>
          <w:noProof/>
        </w:rPr>
        <w:drawing>
          <wp:inline distT="0" distB="0" distL="0" distR="0" wp14:anchorId="37666C10" wp14:editId="1720A78F">
            <wp:extent cx="2835408" cy="957410"/>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40563" cy="959150"/>
                    </a:xfrm>
                    <a:prstGeom prst="rect">
                      <a:avLst/>
                    </a:prstGeom>
                  </pic:spPr>
                </pic:pic>
              </a:graphicData>
            </a:graphic>
          </wp:inline>
        </w:drawing>
      </w:r>
    </w:p>
    <w:p w14:paraId="38E37BF0" w14:textId="77777777" w:rsidR="00BD229B" w:rsidRDefault="00BD229B" w:rsidP="00305B9A"/>
    <w:p w14:paraId="67228D90" w14:textId="6AEE09BE" w:rsidR="00785FC9" w:rsidRDefault="00785FC9" w:rsidP="00305B9A">
      <w:r>
        <w:t xml:space="preserve">When </w:t>
      </w:r>
      <w:r w:rsidR="00BD229B">
        <w:t>the alert is sent here’s an example email:</w:t>
      </w:r>
    </w:p>
    <w:p w14:paraId="7D69A92C" w14:textId="4C734E08" w:rsidR="00BD229B" w:rsidRDefault="00BD229B" w:rsidP="00305B9A">
      <w:r w:rsidRPr="00BD229B">
        <w:rPr>
          <w:noProof/>
        </w:rPr>
        <w:lastRenderedPageBreak/>
        <w:drawing>
          <wp:inline distT="0" distB="0" distL="0" distR="0" wp14:anchorId="7E8562F7" wp14:editId="377DB5A1">
            <wp:extent cx="5943600" cy="30270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027045"/>
                    </a:xfrm>
                    <a:prstGeom prst="rect">
                      <a:avLst/>
                    </a:prstGeom>
                  </pic:spPr>
                </pic:pic>
              </a:graphicData>
            </a:graphic>
          </wp:inline>
        </w:drawing>
      </w:r>
    </w:p>
    <w:p w14:paraId="2C292EAA" w14:textId="6A7B22DA" w:rsidR="00E03F78" w:rsidRDefault="00BD229B" w:rsidP="00305B9A">
      <w:r>
        <w:t>So that’s a</w:t>
      </w:r>
      <w:del w:id="482" w:author="Matthew Coles" w:date="2016-03-30T13:50:00Z">
        <w:r w:rsidDel="00F65E1A">
          <w:delText xml:space="preserve"> simple </w:delText>
        </w:r>
      </w:del>
      <w:ins w:id="483" w:author="Matthew Coles" w:date="2016-03-30T13:50:00Z">
        <w:r w:rsidR="00F65E1A">
          <w:t xml:space="preserve">n </w:t>
        </w:r>
      </w:ins>
      <w:r>
        <w:t>example of how you can customize an Advanced Alert that hopefully gives you some thoughts about what you can do!</w:t>
      </w:r>
    </w:p>
    <w:p w14:paraId="4D74FCF5" w14:textId="77777777" w:rsidR="00CC547D" w:rsidRDefault="00CC547D">
      <w:pPr>
        <w:rPr>
          <w:ins w:id="484" w:author="Jonathan Drummey" w:date="2016-04-07T09:17:00Z"/>
          <w:rFonts w:ascii="Times New Roman" w:hAnsi="Times New Roman" w:cstheme="majorBidi"/>
          <w:b/>
          <w:color w:val="000000" w:themeColor="text1"/>
          <w:sz w:val="36"/>
          <w:szCs w:val="32"/>
        </w:rPr>
      </w:pPr>
      <w:ins w:id="485" w:author="Jonathan Drummey" w:date="2016-04-07T09:17:00Z">
        <w:r>
          <w:br w:type="page"/>
        </w:r>
      </w:ins>
    </w:p>
    <w:p w14:paraId="63B83B34" w14:textId="77777777" w:rsidR="009A4B89" w:rsidRPr="00B15A5E" w:rsidRDefault="009A4B89" w:rsidP="00D959DC">
      <w:pPr>
        <w:pStyle w:val="Heading1"/>
      </w:pPr>
      <w:bookmarkStart w:id="486" w:name="_Toc447637990"/>
      <w:bookmarkStart w:id="487" w:name="_Toc447790150"/>
      <w:r w:rsidRPr="00B15A5E">
        <w:lastRenderedPageBreak/>
        <w:t>Additional Advanced Alert Features</w:t>
      </w:r>
      <w:bookmarkEnd w:id="486"/>
      <w:bookmarkEnd w:id="487"/>
    </w:p>
    <w:p w14:paraId="69802994" w14:textId="1348C266" w:rsidR="00D21582" w:rsidRDefault="00D46C30" w:rsidP="00404162">
      <w:r>
        <w:t xml:space="preserve">With Advanced Alerts come </w:t>
      </w:r>
      <w:r w:rsidR="00D21582">
        <w:t>several options</w:t>
      </w:r>
      <w:r w:rsidR="006A1D7B">
        <w:t xml:space="preserve"> to allow even more customization in the content sent by the alert.</w:t>
      </w:r>
      <w:r w:rsidR="00D21582">
        <w:t xml:space="preserve"> These include:</w:t>
      </w:r>
    </w:p>
    <w:p w14:paraId="34875379" w14:textId="71F5A7C4" w:rsidR="00D959DC" w:rsidRDefault="00D959DC" w:rsidP="00D959DC">
      <w:pPr>
        <w:pStyle w:val="ListParagraph"/>
        <w:numPr>
          <w:ilvl w:val="0"/>
          <w:numId w:val="13"/>
        </w:numPr>
      </w:pPr>
      <w:r>
        <w:t>Custom Body, Header, and Footer.</w:t>
      </w:r>
    </w:p>
    <w:p w14:paraId="2B4FF6B4" w14:textId="35B81475" w:rsidR="00D959DC" w:rsidRDefault="00D959DC" w:rsidP="00D959DC">
      <w:pPr>
        <w:pStyle w:val="ListParagraph"/>
        <w:numPr>
          <w:ilvl w:val="0"/>
          <w:numId w:val="13"/>
        </w:numPr>
      </w:pPr>
      <w:r>
        <w:t>Content References</w:t>
      </w:r>
    </w:p>
    <w:p w14:paraId="0DC47935" w14:textId="77777777" w:rsidR="00844054" w:rsidRDefault="00844054" w:rsidP="00844054">
      <w:pPr>
        <w:pStyle w:val="ListParagraph"/>
        <w:numPr>
          <w:ilvl w:val="0"/>
          <w:numId w:val="13"/>
        </w:numPr>
      </w:pPr>
      <w:r>
        <w:t>Appended (non-inline attachments)</w:t>
      </w:r>
    </w:p>
    <w:p w14:paraId="49DCB6AB" w14:textId="675EEA6F" w:rsidR="00D959DC" w:rsidRDefault="00D959DC" w:rsidP="00D959DC">
      <w:pPr>
        <w:pStyle w:val="ListParagraph"/>
        <w:numPr>
          <w:ilvl w:val="0"/>
          <w:numId w:val="13"/>
        </w:numPr>
      </w:pPr>
      <w:r>
        <w:t>Consolidated Emails</w:t>
      </w:r>
    </w:p>
    <w:p w14:paraId="177FC043" w14:textId="5634507A" w:rsidR="00D959DC" w:rsidRDefault="00D959DC" w:rsidP="00D21582">
      <w:pPr>
        <w:pStyle w:val="ListParagraph"/>
        <w:numPr>
          <w:ilvl w:val="0"/>
          <w:numId w:val="13"/>
        </w:numPr>
      </w:pPr>
      <w:r>
        <w:t>Merged PDFs</w:t>
      </w:r>
    </w:p>
    <w:p w14:paraId="53814F02" w14:textId="1FFB775B" w:rsidR="00D21582" w:rsidRDefault="00D21582" w:rsidP="00D959DC">
      <w:pPr>
        <w:pStyle w:val="Heading2"/>
      </w:pPr>
      <w:bookmarkStart w:id="488" w:name="_Toc447637991"/>
      <w:bookmarkStart w:id="489" w:name="_Toc447790151"/>
      <w:r>
        <w:t>Custom Body, Header, and Footer</w:t>
      </w:r>
      <w:bookmarkEnd w:id="488"/>
      <w:bookmarkEnd w:id="489"/>
    </w:p>
    <w:p w14:paraId="2E64FBF7" w14:textId="07B935C1" w:rsidR="00D959DC" w:rsidRDefault="00D959DC" w:rsidP="00D959DC">
      <w:r>
        <w:t xml:space="preserve">The </w:t>
      </w:r>
      <w:r w:rsidRPr="004D785E">
        <w:rPr>
          <w:b/>
        </w:rPr>
        <w:t>Email B</w:t>
      </w:r>
      <w:r w:rsidR="004D785E" w:rsidRPr="004D785E">
        <w:rPr>
          <w:b/>
        </w:rPr>
        <w:t>ody *</w:t>
      </w:r>
      <w:r w:rsidR="004D785E">
        <w:t xml:space="preserve"> field is a required field, though there are no required values for the field. i.e. you can leave it Null </w:t>
      </w:r>
      <w:r w:rsidR="001E2138">
        <w:t>while using</w:t>
      </w:r>
      <w:r w:rsidR="004D785E">
        <w:t xml:space="preserve"> of other Advanced Alerts features</w:t>
      </w:r>
      <w:r w:rsidR="001E2138">
        <w:t>, for example you might want to send an email that just has an attachment</w:t>
      </w:r>
      <w:r w:rsidR="004D785E">
        <w:t>. The Email Body * field</w:t>
      </w:r>
      <w:r>
        <w:t xml:space="preserve"> passes any </w:t>
      </w:r>
      <w:r w:rsidR="006A1D7B">
        <w:t>HTML formatting you include in it into the body of the email you compose, which allows you to customize the look of the content in your email.</w:t>
      </w:r>
      <w:r>
        <w:t xml:space="preserve"> There are two other fields that you can customize with HTML formatting:</w:t>
      </w:r>
    </w:p>
    <w:p w14:paraId="1C273159" w14:textId="6CE072BA" w:rsidR="00D959DC" w:rsidRPr="004D785E" w:rsidRDefault="00D959DC" w:rsidP="00D959DC">
      <w:pPr>
        <w:pStyle w:val="ListParagraph"/>
        <w:numPr>
          <w:ilvl w:val="0"/>
          <w:numId w:val="14"/>
        </w:numPr>
        <w:rPr>
          <w:b/>
        </w:rPr>
      </w:pPr>
      <w:r w:rsidRPr="004D785E">
        <w:rPr>
          <w:b/>
        </w:rPr>
        <w:t>Email Header ~</w:t>
      </w:r>
    </w:p>
    <w:p w14:paraId="269CEA97" w14:textId="697592BD" w:rsidR="00D959DC" w:rsidRPr="004D785E" w:rsidRDefault="00D959DC" w:rsidP="00D959DC">
      <w:pPr>
        <w:pStyle w:val="ListParagraph"/>
        <w:numPr>
          <w:ilvl w:val="0"/>
          <w:numId w:val="14"/>
        </w:numPr>
        <w:rPr>
          <w:b/>
        </w:rPr>
      </w:pPr>
      <w:r w:rsidRPr="004D785E">
        <w:rPr>
          <w:b/>
        </w:rPr>
        <w:t>Email Footer ~</w:t>
      </w:r>
    </w:p>
    <w:p w14:paraId="45148670" w14:textId="1D75408D" w:rsidR="00D959DC" w:rsidRDefault="00D959DC" w:rsidP="00D959DC">
      <w:r>
        <w:t>The custom header and footer only really make sense to use when you are also using</w:t>
      </w:r>
      <w:r>
        <w:rPr>
          <w:b/>
        </w:rPr>
        <w:t xml:space="preserve"> </w:t>
      </w:r>
      <w:r>
        <w:t xml:space="preserve">the consolidated emails functionality since otherwise you could just add the additional info to the </w:t>
      </w:r>
      <w:r w:rsidRPr="00D959DC">
        <w:rPr>
          <w:b/>
        </w:rPr>
        <w:t xml:space="preserve">Email Body * </w:t>
      </w:r>
      <w:r w:rsidRPr="00F02ABC">
        <w:t>field</w:t>
      </w:r>
      <w:r w:rsidRPr="00D959DC">
        <w:rPr>
          <w:b/>
        </w:rPr>
        <w:t xml:space="preserve"> </w:t>
      </w:r>
      <w:r w:rsidR="004D785E">
        <w:t>directly, see Consolidated Emails below for more details.</w:t>
      </w:r>
    </w:p>
    <w:p w14:paraId="799E3B88" w14:textId="764B0063" w:rsidR="00D959DC" w:rsidRDefault="00D959DC" w:rsidP="00D959DC">
      <w:r>
        <w:t>Please note that using the</w:t>
      </w:r>
      <w:r w:rsidRPr="00D959DC">
        <w:rPr>
          <w:b/>
        </w:rPr>
        <w:t xml:space="preserve"> Email Footer ~</w:t>
      </w:r>
      <w:r>
        <w:t xml:space="preserve"> field in your viz will </w:t>
      </w:r>
      <w:r w:rsidRPr="00D959DC">
        <w:rPr>
          <w:i/>
        </w:rPr>
        <w:t>replace</w:t>
      </w:r>
      <w:r>
        <w:t xml:space="preserve"> the standard VizAlerts footer that’s automatically appended to alert emails. If you wish to add your own footer, but don’t want to get rid of the standard footer at the bottom, put the content reference </w:t>
      </w:r>
      <w:del w:id="490" w:author="Matthew Coles" w:date="2016-03-30T13:50:00Z">
        <w:r w:rsidDel="00E22BFE">
          <w:delText xml:space="preserve"> </w:delText>
        </w:r>
      </w:del>
      <w:r>
        <w:t>“</w:t>
      </w:r>
      <w:r w:rsidRPr="00D959DC">
        <w:rPr>
          <w:b/>
        </w:rPr>
        <w:t>VIZALERTS_FOOTER()</w:t>
      </w:r>
      <w:r>
        <w:t>” anywhere in your footer data will cause it to be added at that location. See the VizAlerts.tdsx helper datasource for an example.</w:t>
      </w:r>
    </w:p>
    <w:p w14:paraId="720CCFA2" w14:textId="73230F1D" w:rsidR="00D959DC" w:rsidRDefault="00D959DC" w:rsidP="00D959DC">
      <w:r>
        <w:br/>
      </w:r>
    </w:p>
    <w:p w14:paraId="517F4B2B" w14:textId="3627D44F" w:rsidR="00D959DC" w:rsidRDefault="00D959DC" w:rsidP="00D959DC">
      <w:pPr>
        <w:pStyle w:val="Heading2"/>
      </w:pPr>
      <w:bookmarkStart w:id="491" w:name="_Toc447637992"/>
      <w:bookmarkStart w:id="492" w:name="_Toc447790152"/>
      <w:r>
        <w:t>Content References</w:t>
      </w:r>
      <w:bookmarkEnd w:id="491"/>
      <w:bookmarkEnd w:id="492"/>
    </w:p>
    <w:p w14:paraId="074630F3" w14:textId="6A5F0A64" w:rsidR="00A946E5" w:rsidRDefault="00D959DC" w:rsidP="00D959DC">
      <w:pPr>
        <w:rPr>
          <w:ins w:id="493" w:author="Matthew Coles" w:date="2016-03-30T15:35:00Z"/>
        </w:rPr>
      </w:pPr>
      <w:commentRangeStart w:id="494"/>
      <w:r>
        <w:t>Advanced Alerts supports inserting some pre-defined objects in a single alert using placeholder text, including support for views that aren’t the Advanced Alerts trigger view.</w:t>
      </w:r>
      <w:commentRangeEnd w:id="494"/>
      <w:r w:rsidR="00A37E1D">
        <w:rPr>
          <w:rStyle w:val="CommentReference"/>
        </w:rPr>
        <w:commentReference w:id="494"/>
      </w:r>
    </w:p>
    <w:p w14:paraId="5B1E9756" w14:textId="77777777" w:rsidR="0054229F" w:rsidRDefault="0054229F" w:rsidP="00D959DC">
      <w:pPr>
        <w:rPr>
          <w:del w:id="495" w:author="Jonathan Drummey" w:date="2016-04-07T09:17:00Z"/>
        </w:rPr>
      </w:pPr>
    </w:p>
    <w:p w14:paraId="1989E066" w14:textId="541EBE0B" w:rsidR="00F71426" w:rsidRDefault="00D959DC" w:rsidP="00D959DC">
      <w:pPr>
        <w:pStyle w:val="ListParagraph"/>
        <w:numPr>
          <w:ilvl w:val="0"/>
          <w:numId w:val="10"/>
        </w:numPr>
      </w:pPr>
      <w:r w:rsidRPr="00404162">
        <w:rPr>
          <w:b/>
        </w:rPr>
        <w:t>VIZALERTS_FOOTER()</w:t>
      </w:r>
      <w:r>
        <w:br/>
        <w:t>Whe</w:t>
      </w:r>
      <w:r w:rsidR="00415AC2">
        <w:t>n placed in the Email Footer ~</w:t>
      </w:r>
      <w:r>
        <w:t xml:space="preserve"> this adds the defaul</w:t>
      </w:r>
      <w:r w:rsidR="00415AC2">
        <w:t>t VizAlerts footer to the email in addition to any other t</w:t>
      </w:r>
      <w:r w:rsidR="00432E55">
        <w:t>ext in the Email Footer ~ field.</w:t>
      </w:r>
      <w:r w:rsidR="00D826A7">
        <w:br/>
      </w:r>
    </w:p>
    <w:p w14:paraId="746DE720" w14:textId="74E2D80C" w:rsidR="00D959DC" w:rsidRDefault="00F71426" w:rsidP="00F47B8C">
      <w:pPr>
        <w:pStyle w:val="ListParagraph"/>
        <w:numPr>
          <w:ilvl w:val="0"/>
          <w:numId w:val="10"/>
        </w:numPr>
      </w:pPr>
      <w:r>
        <w:rPr>
          <w:b/>
        </w:rPr>
        <w:t>VIZ_LINK()</w:t>
      </w:r>
      <w:r>
        <w:rPr>
          <w:b/>
        </w:rPr>
        <w:br/>
      </w:r>
      <w:r>
        <w:t xml:space="preserve">This can be used in the Email Body *, Email Header ~, or Email Footer ~ fields and will include an </w:t>
      </w:r>
      <w:r w:rsidR="00F47B8C">
        <w:t xml:space="preserve">hyperlink to the referenced viz </w:t>
      </w:r>
      <w:r w:rsidR="00432E55">
        <w:t xml:space="preserve">as an alternative to having to create </w:t>
      </w:r>
      <w:r w:rsidR="00F47B8C">
        <w:t>http:</w:t>
      </w:r>
      <w:r w:rsidR="00432E55">
        <w:t xml:space="preserve"> link</w:t>
      </w:r>
      <w:r w:rsidR="00F47B8C">
        <w:t>s</w:t>
      </w:r>
      <w:r w:rsidR="00432E55">
        <w:t xml:space="preserve"> yourself</w:t>
      </w:r>
      <w:r w:rsidR="00451370">
        <w:t>, see below for more details.</w:t>
      </w:r>
      <w:r w:rsidR="00D959DC">
        <w:br/>
      </w:r>
    </w:p>
    <w:p w14:paraId="70627454" w14:textId="3D3AEA2C" w:rsidR="00D959DC" w:rsidRDefault="00D959DC" w:rsidP="00D959DC">
      <w:pPr>
        <w:pStyle w:val="ListParagraph"/>
        <w:numPr>
          <w:ilvl w:val="0"/>
          <w:numId w:val="10"/>
        </w:numPr>
      </w:pPr>
      <w:r w:rsidRPr="00404162">
        <w:rPr>
          <w:b/>
        </w:rPr>
        <w:lastRenderedPageBreak/>
        <w:t>VIZ_IMAGE()</w:t>
      </w:r>
      <w:r>
        <w:br/>
        <w:t xml:space="preserve">This placeholder can be used in the </w:t>
      </w:r>
      <w:r w:rsidR="00415AC2">
        <w:t>Email Body *</w:t>
      </w:r>
      <w:r>
        <w:t xml:space="preserve">, </w:t>
      </w:r>
      <w:r w:rsidR="00415AC2">
        <w:t>Email Header ~</w:t>
      </w:r>
      <w:r>
        <w:t xml:space="preserve">, </w:t>
      </w:r>
      <w:r w:rsidR="00415AC2">
        <w:t>Email Footer ~</w:t>
      </w:r>
      <w:r>
        <w:t xml:space="preserve">, or </w:t>
      </w:r>
      <w:r w:rsidR="00415AC2">
        <w:t>Email Attachment ~ fields a</w:t>
      </w:r>
      <w:r>
        <w:t>nd will include a P</w:t>
      </w:r>
      <w:r w:rsidR="00844054">
        <w:t>NG image of the referenced viz. When in the</w:t>
      </w:r>
      <w:r w:rsidR="00415AC2">
        <w:t xml:space="preserve"> body, header, or footer the PNG will be included as an inline image</w:t>
      </w:r>
      <w:r w:rsidR="00451370">
        <w:t xml:space="preserve"> placed within the text of the email.</w:t>
      </w:r>
      <w:r w:rsidR="00415AC2">
        <w:t xml:space="preserve"> </w:t>
      </w:r>
      <w:r w:rsidR="00373844">
        <w:t xml:space="preserve">The optional </w:t>
      </w:r>
      <w:r w:rsidR="00373844" w:rsidRPr="00451370">
        <w:rPr>
          <w:b/>
        </w:rPr>
        <w:t>|vizlink</w:t>
      </w:r>
      <w:r w:rsidR="00373844">
        <w:t xml:space="preserve"> argument makes the inline image a hyperlink back to the Tableau view. </w:t>
      </w:r>
      <w:r w:rsidR="00415AC2">
        <w:t>When in the Email Attachment ~ field the PNG will be included as an appended (non-inline) attachment.</w:t>
      </w:r>
      <w:r w:rsidR="00F71426">
        <w:t xml:space="preserve"> Custom filenames are supported for appended attachments</w:t>
      </w:r>
      <w:r w:rsidR="00373844">
        <w:t>.</w:t>
      </w:r>
    </w:p>
    <w:p w14:paraId="33BA6369" w14:textId="77777777" w:rsidR="00D959DC" w:rsidRDefault="00D959DC" w:rsidP="00D959DC">
      <w:pPr>
        <w:pStyle w:val="ListParagraph"/>
      </w:pPr>
    </w:p>
    <w:p w14:paraId="1084772F" w14:textId="301B4B6B" w:rsidR="00D959DC" w:rsidRDefault="00D959DC" w:rsidP="00D959DC">
      <w:pPr>
        <w:pStyle w:val="ListParagraph"/>
        <w:numPr>
          <w:ilvl w:val="0"/>
          <w:numId w:val="10"/>
        </w:numPr>
      </w:pPr>
      <w:r w:rsidRPr="00404162">
        <w:rPr>
          <w:b/>
        </w:rPr>
        <w:t>VIZ_</w:t>
      </w:r>
      <w:r>
        <w:rPr>
          <w:b/>
        </w:rPr>
        <w:t>CSV</w:t>
      </w:r>
      <w:r w:rsidRPr="00404162">
        <w:rPr>
          <w:b/>
        </w:rPr>
        <w:t>()</w:t>
      </w:r>
      <w:r>
        <w:br/>
        <w:t xml:space="preserve">This placeholder can be used in only in the Email Attachment ~ field and will cause the CSV of the referenced viz to be included as an </w:t>
      </w:r>
      <w:r w:rsidR="00844054">
        <w:t>appended (non-inline)</w:t>
      </w:r>
      <w:r>
        <w:t xml:space="preserve"> attachment. </w:t>
      </w:r>
      <w:r w:rsidR="00F71426">
        <w:t>Custom filenames are supported for appended attachments.</w:t>
      </w:r>
    </w:p>
    <w:p w14:paraId="44DCF6DA" w14:textId="77777777" w:rsidR="00D959DC" w:rsidRDefault="00D959DC" w:rsidP="00D959DC">
      <w:pPr>
        <w:pStyle w:val="ListParagraph"/>
        <w:jc w:val="center"/>
      </w:pPr>
    </w:p>
    <w:p w14:paraId="29C6B9AE" w14:textId="2229064A" w:rsidR="00F71426" w:rsidRDefault="00D959DC" w:rsidP="00F71426">
      <w:pPr>
        <w:pStyle w:val="ListParagraph"/>
        <w:numPr>
          <w:ilvl w:val="0"/>
          <w:numId w:val="10"/>
        </w:numPr>
      </w:pPr>
      <w:r w:rsidRPr="00404162">
        <w:rPr>
          <w:b/>
        </w:rPr>
        <w:t>VIZ_</w:t>
      </w:r>
      <w:r>
        <w:rPr>
          <w:b/>
        </w:rPr>
        <w:t>PDF</w:t>
      </w:r>
      <w:r w:rsidRPr="00404162">
        <w:rPr>
          <w:b/>
        </w:rPr>
        <w:t>()</w:t>
      </w:r>
      <w:r>
        <w:br/>
        <w:t>This placeholder can be used in only in the Email Attachment ~ field and will cause a PDF of the referenced viz to be included as an</w:t>
      </w:r>
      <w:r w:rsidR="00844054">
        <w:t xml:space="preserve"> appended (non-inline)</w:t>
      </w:r>
      <w:r>
        <w:t xml:space="preserve"> attachment. </w:t>
      </w:r>
      <w:r w:rsidR="00F71426">
        <w:t>Custom filenames are supported for appended attachments.</w:t>
      </w:r>
    </w:p>
    <w:p w14:paraId="5E379343" w14:textId="3F45C6BE" w:rsidR="009508D2" w:rsidRDefault="00432E55" w:rsidP="00D826A7">
      <w:pPr>
        <w:tabs>
          <w:tab w:val="left" w:pos="7880"/>
        </w:tabs>
      </w:pPr>
      <w:r>
        <w:t xml:space="preserve">There are a number of ways we can customize </w:t>
      </w:r>
      <w:r w:rsidR="00D826A7">
        <w:t>the various content references</w:t>
      </w:r>
      <w:ins w:id="496" w:author="Jonathan Drummey" w:date="2016-04-07T09:17:00Z">
        <w:r w:rsidR="00D826A7">
          <w:t xml:space="preserve">, </w:t>
        </w:r>
      </w:ins>
      <w:ins w:id="497" w:author="Matthew Coles" w:date="2016-03-30T13:52:00Z">
        <w:r w:rsidR="00CC2ABA">
          <w:t>.</w:t>
        </w:r>
      </w:ins>
      <w:del w:id="498" w:author="Matthew Coles" w:date="2016-03-30T13:52:00Z">
        <w:r w:rsidR="00D826A7" w:rsidDel="00CC2ABA">
          <w:delText xml:space="preserve">, </w:delText>
        </w:r>
      </w:del>
      <w:ins w:id="499" w:author="Matthew Coles" w:date="2016-03-30T13:52:00Z">
        <w:r w:rsidR="00CC2ABA">
          <w:t xml:space="preserve"> T</w:t>
        </w:r>
      </w:ins>
      <w:del w:id="500" w:author="Matthew Coles" w:date="2016-03-30T13:52:00Z">
        <w:r w:rsidR="00D826A7" w:rsidDel="00CC2ABA">
          <w:delText>t</w:delText>
        </w:r>
      </w:del>
      <w:r w:rsidR="00D826A7">
        <w:t>he rest of this section has more details on customizing views, using URL parameters, custom filenames, and more!</w:t>
      </w:r>
    </w:p>
    <w:p w14:paraId="014A1649" w14:textId="77777777" w:rsidR="00D826A7" w:rsidRDefault="00D826A7" w:rsidP="00D826A7">
      <w:pPr>
        <w:tabs>
          <w:tab w:val="left" w:pos="7880"/>
        </w:tabs>
      </w:pPr>
    </w:p>
    <w:p w14:paraId="0C55D0CB" w14:textId="53716E88" w:rsidR="00844054" w:rsidRDefault="00844054" w:rsidP="00844054">
      <w:pPr>
        <w:pStyle w:val="Heading3"/>
      </w:pPr>
      <w:bookmarkStart w:id="501" w:name="_Toc447637993"/>
      <w:bookmarkStart w:id="502" w:name="_Toc447790153"/>
      <w:r>
        <w:t>Custom View</w:t>
      </w:r>
      <w:r w:rsidR="00451370">
        <w:t xml:space="preserve"> References</w:t>
      </w:r>
      <w:r w:rsidR="00D826A7">
        <w:t xml:space="preserve">: </w:t>
      </w:r>
      <w:r w:rsidR="00451370">
        <w:t xml:space="preserve">Getting Almost Any View </w:t>
      </w:r>
      <w:ins w:id="503" w:author="Matthew Coles" w:date="2016-03-30T15:37:00Z">
        <w:r w:rsidR="003D0699">
          <w:t>f</w:t>
        </w:r>
      </w:ins>
      <w:del w:id="504" w:author="Matthew Coles" w:date="2016-03-30T15:37:00Z">
        <w:r w:rsidR="00451370" w:rsidDel="003D0699">
          <w:delText>F</w:delText>
        </w:r>
      </w:del>
      <w:r w:rsidR="00451370">
        <w:t>rom Tableau Server</w:t>
      </w:r>
      <w:bookmarkEnd w:id="501"/>
      <w:bookmarkEnd w:id="502"/>
      <w:r w:rsidR="00D826A7">
        <w:t xml:space="preserve"> </w:t>
      </w:r>
    </w:p>
    <w:p w14:paraId="6BE7043F" w14:textId="329D163A" w:rsidR="00451370" w:rsidRDefault="00844054" w:rsidP="00415AC2">
      <w:r>
        <w:t xml:space="preserve">When called with no arguments, the </w:t>
      </w:r>
      <w:r w:rsidR="00F71426">
        <w:t xml:space="preserve">VIZ_LINK(), </w:t>
      </w:r>
      <w:r>
        <w:t xml:space="preserve">VIZ_IMAGE(), VIZ_CSV(), and VIZ_PDF() content references will use the Advanced Alerts trigger view for the </w:t>
      </w:r>
      <w:r w:rsidR="00373844">
        <w:t xml:space="preserve">link, </w:t>
      </w:r>
      <w:r>
        <w:t>image</w:t>
      </w:r>
      <w:r w:rsidR="00373844">
        <w:t>,</w:t>
      </w:r>
      <w:r>
        <w:t xml:space="preserve"> or data. We can go beyond that, though, by referencing most any viz we want to!</w:t>
      </w:r>
      <w:r w:rsidR="00451370">
        <w:t xml:space="preserve"> For example</w:t>
      </w:r>
      <w:del w:id="505" w:author="Matthew Coles" w:date="2016-03-30T15:29:00Z">
        <w:r w:rsidR="00451370" w:rsidDel="00C44660">
          <w:delText xml:space="preserve"> </w:delText>
        </w:r>
      </w:del>
      <w:ins w:id="506" w:author="Matthew Coles" w:date="2016-03-30T15:29:00Z">
        <w:r w:rsidR="00C44660">
          <w:t xml:space="preserve">, </w:t>
        </w:r>
      </w:ins>
      <w:del w:id="507" w:author="Matthew Coles" w:date="2016-03-30T15:36:00Z">
        <w:r w:rsidR="00D826A7" w:rsidDel="00327149">
          <w:delText xml:space="preserve"> </w:delText>
        </w:r>
      </w:del>
      <w:r w:rsidR="00E6552F" w:rsidRPr="00E6552F">
        <w:rPr>
          <w:b/>
        </w:rPr>
        <w:t>VIZ_IMAGE</w:t>
      </w:r>
      <w:ins w:id="508" w:author="Jonathan Drummey" w:date="2016-04-07T09:17:00Z">
        <w:r w:rsidR="00F12C58">
          <w:rPr>
            <w:b/>
          </w:rPr>
          <w:t>(</w:t>
        </w:r>
      </w:ins>
      <w:del w:id="509" w:author="Jonathan Drummey" w:date="2016-04-07T09:17:00Z">
        <w:r w:rsidR="00E6552F" w:rsidRPr="00E6552F">
          <w:rPr>
            <w:b/>
          </w:rPr>
          <w:delText>([</w:delText>
        </w:r>
      </w:del>
      <w:r w:rsidR="00E6552F" w:rsidRPr="00E6552F">
        <w:rPr>
          <w:b/>
        </w:rPr>
        <w:t>workbookname/viewname</w:t>
      </w:r>
      <w:ins w:id="510" w:author="Jonathan Drummey" w:date="2016-04-07T09:17:00Z">
        <w:r w:rsidRPr="00E6552F">
          <w:rPr>
            <w:b/>
          </w:rPr>
          <w:t>)</w:t>
        </w:r>
      </w:ins>
      <w:del w:id="511" w:author="Jonathan Drummey" w:date="2016-04-07T09:17:00Z">
        <w:r w:rsidR="00E6552F" w:rsidRPr="00E6552F">
          <w:rPr>
            <w:b/>
          </w:rPr>
          <w:delText>]</w:delText>
        </w:r>
        <w:r w:rsidRPr="00E6552F">
          <w:rPr>
            <w:b/>
          </w:rPr>
          <w:delText>)</w:delText>
        </w:r>
      </w:del>
      <w:r>
        <w:t xml:space="preserve"> will render the given </w:t>
      </w:r>
      <w:del w:id="512" w:author="Jonathan Drummey" w:date="2016-04-07T09:17:00Z">
        <w:r w:rsidR="00E6552F" w:rsidRPr="00E6552F">
          <w:rPr>
            <w:b/>
          </w:rPr>
          <w:delText>[</w:delText>
        </w:r>
      </w:del>
      <w:r w:rsidRPr="00E6552F">
        <w:rPr>
          <w:b/>
        </w:rPr>
        <w:t>workbookname/viewname</w:t>
      </w:r>
      <w:del w:id="513" w:author="Jonathan Drummey" w:date="2016-04-07T09:17:00Z">
        <w:r w:rsidR="00E6552F" w:rsidRPr="00E6552F">
          <w:rPr>
            <w:b/>
          </w:rPr>
          <w:delText>]</w:delText>
        </w:r>
      </w:del>
      <w:r>
        <w:t xml:space="preserve"> as a PNG. </w:t>
      </w:r>
    </w:p>
    <w:p w14:paraId="7831CD64" w14:textId="77777777" w:rsidR="00FD1E44" w:rsidRDefault="00451370" w:rsidP="00451370">
      <w:pPr>
        <w:rPr>
          <w:ins w:id="514" w:author="Jonathan Drummey" w:date="2016-04-07T10:23:00Z"/>
        </w:rPr>
      </w:pPr>
      <w:r>
        <w:t xml:space="preserve">In general the </w:t>
      </w:r>
      <w:r w:rsidRPr="00F12C58">
        <w:rPr>
          <w:b/>
          <w:rPrChange w:id="515" w:author="Jonathan Drummey" w:date="2016-04-07T09:17:00Z">
            <w:rPr/>
          </w:rPrChange>
        </w:rPr>
        <w:t>easiest</w:t>
      </w:r>
      <w:r>
        <w:t xml:space="preserve"> way to construct these references is to go to Tableau Server in your web browser, find the view that you want, and copy the appropriate portion of the URL</w:t>
      </w:r>
      <w:ins w:id="516" w:author="Jonathan Drummey" w:date="2016-04-07T09:17:00Z">
        <w:r w:rsidR="00F12C58">
          <w:t xml:space="preserve"> (everything after the …/views/)</w:t>
        </w:r>
        <w:r>
          <w:t>.</w:t>
        </w:r>
      </w:ins>
      <w:del w:id="517" w:author="Jonathan Drummey" w:date="2016-04-07T09:17:00Z">
        <w:r>
          <w:delText>.</w:delText>
        </w:r>
      </w:del>
      <w:r>
        <w:t xml:space="preserve"> For example if the URL </w:t>
      </w:r>
      <w:r w:rsidR="00844054">
        <w:t>is</w:t>
      </w:r>
      <w:ins w:id="518" w:author="Jonathan Drummey" w:date="2016-04-07T10:23:00Z">
        <w:r w:rsidR="00FD1E44">
          <w:t>:</w:t>
        </w:r>
      </w:ins>
    </w:p>
    <w:p w14:paraId="389A54CB" w14:textId="77777777" w:rsidR="00FD1E44" w:rsidRDefault="00844054" w:rsidP="00FD1E44">
      <w:pPr>
        <w:ind w:left="720"/>
        <w:rPr>
          <w:ins w:id="519" w:author="Jonathan Drummey" w:date="2016-04-07T10:24:00Z"/>
        </w:rPr>
        <w:pPrChange w:id="520" w:author="Jonathan Drummey" w:date="2016-04-07T10:24:00Z">
          <w:pPr/>
        </w:pPrChange>
      </w:pPr>
      <w:del w:id="521" w:author="Jonathan Drummey" w:date="2016-04-07T10:23:00Z">
        <w:r w:rsidDel="00FD1E44">
          <w:delText xml:space="preserve"> </w:delText>
        </w:r>
      </w:del>
      <w:ins w:id="522" w:author="Jonathan Drummey" w:date="2016-04-07T09:17:00Z">
        <w:r w:rsidRPr="00A9607F">
          <w:t>http://myServer/views/SalesData</w:t>
        </w:r>
        <w:r>
          <w:t>/SalesDashboard</w:t>
        </w:r>
      </w:ins>
      <w:ins w:id="523" w:author="Matthew Coles" w:date="2016-03-30T13:52:00Z">
        <w:del w:id="524" w:author="Jonathan Drummey" w:date="2016-04-07T10:23:00Z">
          <w:r w:rsidR="00C44516" w:rsidDel="00FD1E44">
            <w:fldChar w:fldCharType="begin"/>
          </w:r>
          <w:r w:rsidR="00C44516" w:rsidDel="00FD1E44">
            <w:delInstrText xml:space="preserve"> HYPERLINK "</w:delInstrText>
          </w:r>
        </w:del>
      </w:ins>
      <w:del w:id="525" w:author="Jonathan Drummey" w:date="2016-04-07T10:23:00Z">
        <w:r w:rsidR="00C44516" w:rsidRPr="00A9607F" w:rsidDel="00FD1E44">
          <w:delInstrText>http://myServer/views/SalesData</w:delInstrText>
        </w:r>
        <w:r w:rsidR="00C44516" w:rsidDel="00FD1E44">
          <w:delInstrText>/SalesDashboard</w:delInstrText>
        </w:r>
      </w:del>
      <w:ins w:id="526" w:author="Matthew Coles" w:date="2016-03-30T13:52:00Z">
        <w:del w:id="527" w:author="Jonathan Drummey" w:date="2016-04-07T10:23:00Z">
          <w:r w:rsidR="00C44516" w:rsidDel="00FD1E44">
            <w:delInstrText xml:space="preserve">" </w:delInstrText>
          </w:r>
          <w:r w:rsidR="00C44516" w:rsidDel="00FD1E44">
            <w:fldChar w:fldCharType="separate"/>
          </w:r>
        </w:del>
      </w:ins>
      <w:del w:id="528" w:author="Jonathan Drummey" w:date="2016-04-07T10:23:00Z">
        <w:r w:rsidR="00C44516" w:rsidRPr="00D44AFC" w:rsidDel="00FD1E44">
          <w:rPr>
            <w:rStyle w:val="Hyperlink"/>
          </w:rPr>
          <w:delText>http://myServer/views/SalesData/SalesDashboard</w:delText>
        </w:r>
      </w:del>
      <w:ins w:id="529" w:author="Matthew Coles" w:date="2016-03-30T13:52:00Z">
        <w:del w:id="530" w:author="Jonathan Drummey" w:date="2016-04-07T10:23:00Z">
          <w:r w:rsidR="00C44516" w:rsidDel="00FD1E44">
            <w:fldChar w:fldCharType="end"/>
          </w:r>
          <w:r w:rsidR="00C44516" w:rsidDel="00FD1E44">
            <w:delText>,</w:delText>
          </w:r>
        </w:del>
      </w:ins>
      <w:r>
        <w:t xml:space="preserve"> </w:t>
      </w:r>
    </w:p>
    <w:p w14:paraId="164ADF75" w14:textId="77777777" w:rsidR="00FD1E44" w:rsidRDefault="00844054" w:rsidP="00451370">
      <w:pPr>
        <w:rPr>
          <w:ins w:id="531" w:author="Jonathan Drummey" w:date="2016-04-07T10:24:00Z"/>
        </w:rPr>
      </w:pPr>
      <w:del w:id="532" w:author="Jonathan Drummey" w:date="2016-04-07T10:24:00Z">
        <w:r w:rsidDel="00FD1E44">
          <w:delText>t</w:delText>
        </w:r>
      </w:del>
      <w:ins w:id="533" w:author="Jonathan Drummey" w:date="2016-04-07T10:24:00Z">
        <w:r w:rsidR="00FD1E44">
          <w:t>T</w:t>
        </w:r>
      </w:ins>
      <w:r>
        <w:t>hen the argument f</w:t>
      </w:r>
      <w:r w:rsidR="00E6552F">
        <w:t>or VIZ_IMAGE() would be</w:t>
      </w:r>
      <w:ins w:id="534" w:author="Jonathan Drummey" w:date="2016-04-07T10:24:00Z">
        <w:r w:rsidR="00FD1E44">
          <w:t>:</w:t>
        </w:r>
      </w:ins>
    </w:p>
    <w:p w14:paraId="7066B0B2" w14:textId="3A0C40B6" w:rsidR="00FD1E44" w:rsidRDefault="00E6552F" w:rsidP="00FD1E44">
      <w:pPr>
        <w:ind w:left="720"/>
        <w:rPr>
          <w:ins w:id="535" w:author="Jonathan Drummey" w:date="2016-04-07T10:24:00Z"/>
        </w:rPr>
        <w:pPrChange w:id="536" w:author="Jonathan Drummey" w:date="2016-04-07T10:24:00Z">
          <w:pPr/>
        </w:pPrChange>
      </w:pPr>
      <w:del w:id="537" w:author="Jonathan Drummey" w:date="2016-04-07T10:24:00Z">
        <w:r w:rsidDel="00FD1E44">
          <w:delText xml:space="preserve"> </w:delText>
        </w:r>
      </w:del>
      <w:ins w:id="538" w:author="Jonathan Drummey" w:date="2016-04-07T09:17:00Z">
        <w:r w:rsidRPr="00415AC2">
          <w:t>VIZ</w:t>
        </w:r>
      </w:ins>
      <w:ins w:id="539" w:author="Jonathan Drummey" w:date="2016-04-07T10:24:00Z">
        <w:r w:rsidR="00FD1E44">
          <w:t>_</w:t>
        </w:r>
      </w:ins>
      <w:ins w:id="540" w:author="Jonathan Drummey" w:date="2016-04-07T09:17:00Z">
        <w:r w:rsidR="00451370">
          <w:t>IMAGE</w:t>
        </w:r>
      </w:ins>
      <w:del w:id="541" w:author="Jonathan Drummey" w:date="2016-04-07T09:17:00Z">
        <w:r w:rsidRPr="00415AC2">
          <w:delText>VIZ</w:delText>
        </w:r>
      </w:del>
      <w:ins w:id="542" w:author="Matthew Coles" w:date="2016-03-30T13:53:00Z">
        <w:del w:id="543" w:author="Jonathan Drummey" w:date="2016-04-07T10:24:00Z">
          <w:r w:rsidR="00C44516" w:rsidDel="00FD1E44">
            <w:delText>_</w:delText>
          </w:r>
        </w:del>
      </w:ins>
      <w:del w:id="544" w:author="Jonathan Drummey" w:date="2016-04-07T09:17:00Z">
        <w:r w:rsidR="00451370">
          <w:delText>IMAGE</w:delText>
        </w:r>
      </w:del>
      <w:r w:rsidR="00451370">
        <w:t>(SalesData/SalesDashboard)</w:t>
      </w:r>
    </w:p>
    <w:p w14:paraId="74B96DC7" w14:textId="2E958B42" w:rsidR="00415AC2" w:rsidRDefault="00451370" w:rsidP="00451370">
      <w:del w:id="545" w:author="Jonathan Drummey" w:date="2016-04-07T10:24:00Z">
        <w:r w:rsidDel="00FD1E44">
          <w:delText xml:space="preserve">, </w:delText>
        </w:r>
      </w:del>
      <w:r>
        <w:t>i.e. everything after the …/views/.</w:t>
      </w:r>
      <w:ins w:id="546" w:author="Matthew Coles" w:date="2016-03-30T14:01:00Z">
        <w:r w:rsidR="0017442E">
          <w:br/>
        </w:r>
      </w:ins>
    </w:p>
    <w:p w14:paraId="12F713B1" w14:textId="4A0B6A21" w:rsidR="00415AC2" w:rsidRDefault="001D25FA" w:rsidP="00415AC2">
      <w:pPr>
        <w:pStyle w:val="Heading4"/>
      </w:pPr>
      <w:del w:id="547" w:author="Matthew Coles" w:date="2016-03-30T14:09:00Z">
        <w:r w:rsidDel="003B5025">
          <w:delText xml:space="preserve">Permission </w:delText>
        </w:r>
      </w:del>
      <w:r w:rsidR="00415AC2">
        <w:t xml:space="preserve">Limitations on </w:t>
      </w:r>
      <w:del w:id="548" w:author="Matthew Coles" w:date="2016-03-30T14:11:00Z">
        <w:r w:rsidR="00415AC2" w:rsidDel="003B5025">
          <w:delText>Custom Views</w:delText>
        </w:r>
      </w:del>
      <w:ins w:id="549" w:author="Matthew Coles" w:date="2016-03-30T14:11:00Z">
        <w:r w:rsidR="003B5025">
          <w:t>Content References</w:t>
        </w:r>
      </w:ins>
    </w:p>
    <w:p w14:paraId="6D22D80E" w14:textId="77777777" w:rsidR="003B5025" w:rsidRDefault="003B5025">
      <w:pPr>
        <w:pStyle w:val="ListParagraph"/>
        <w:numPr>
          <w:ilvl w:val="0"/>
          <w:numId w:val="34"/>
        </w:numPr>
        <w:rPr>
          <w:ins w:id="550" w:author="Matthew Coles" w:date="2016-03-30T14:11:00Z"/>
        </w:rPr>
        <w:pPrChange w:id="551" w:author="Matthew Coles" w:date="2016-03-30T14:09:00Z">
          <w:pPr/>
        </w:pPrChange>
      </w:pPr>
      <w:ins w:id="552" w:author="Matthew Coles" w:date="2016-03-30T14:09:00Z">
        <w:r>
          <w:t>All referenced views must be within the same Site as the trigger view</w:t>
        </w:r>
      </w:ins>
      <w:ins w:id="553" w:author="Matthew Coles" w:date="2016-03-30T14:10:00Z">
        <w:r>
          <w:t>.</w:t>
        </w:r>
      </w:ins>
      <w:ins w:id="554" w:author="Matthew Coles" w:date="2016-03-30T14:11:00Z">
        <w:r>
          <w:br/>
        </w:r>
      </w:ins>
    </w:p>
    <w:p w14:paraId="47394FD2" w14:textId="24B93FDA" w:rsidR="003B5025" w:rsidRDefault="003B5025">
      <w:pPr>
        <w:pStyle w:val="ListParagraph"/>
        <w:numPr>
          <w:ilvl w:val="0"/>
          <w:numId w:val="34"/>
        </w:numPr>
        <w:rPr>
          <w:ins w:id="555" w:author="Matthew Coles" w:date="2016-03-30T14:11:00Z"/>
        </w:rPr>
        <w:pPrChange w:id="556" w:author="Matthew Coles" w:date="2016-03-30T14:09:00Z">
          <w:pPr/>
        </w:pPrChange>
      </w:pPr>
      <w:ins w:id="557" w:author="Matthew Coles" w:date="2016-03-30T14:12:00Z">
        <w:r>
          <w:t xml:space="preserve">Each content reference is subject to the same timeout limit that the alert itself has. Referencing a set of view that take ten minutes to load is generally a bad idea, so keep </w:t>
        </w:r>
      </w:ins>
      <w:ins w:id="558" w:author="Matthew Coles" w:date="2016-03-30T14:13:00Z">
        <w:r>
          <w:t>‘em snappy.</w:t>
        </w:r>
      </w:ins>
      <w:ins w:id="559" w:author="Matthew Coles" w:date="2016-03-30T14:11:00Z">
        <w:r>
          <w:br/>
        </w:r>
      </w:ins>
    </w:p>
    <w:p w14:paraId="6DEF6C47" w14:textId="1A90E3F5" w:rsidR="003B5025" w:rsidRDefault="003B5025">
      <w:pPr>
        <w:pStyle w:val="ListParagraph"/>
        <w:numPr>
          <w:ilvl w:val="0"/>
          <w:numId w:val="34"/>
        </w:numPr>
        <w:rPr>
          <w:ins w:id="560" w:author="Matthew Coles" w:date="2016-03-30T14:12:00Z"/>
        </w:rPr>
        <w:pPrChange w:id="561" w:author="Matthew Coles" w:date="2016-03-30T14:11:00Z">
          <w:pPr/>
        </w:pPrChange>
      </w:pPr>
      <w:ins w:id="562" w:author="Matthew Coles" w:date="2016-03-30T14:09:00Z">
        <w:r>
          <w:t xml:space="preserve">The author of an Advanced Alert must have permissions to access </w:t>
        </w:r>
      </w:ins>
      <w:ins w:id="563" w:author="Matthew Coles" w:date="2016-03-30T14:10:00Z">
        <w:r>
          <w:t xml:space="preserve">all of </w:t>
        </w:r>
      </w:ins>
      <w:ins w:id="564" w:author="Matthew Coles" w:date="2016-03-30T14:09:00Z">
        <w:r>
          <w:t>the content they reference in their alert.</w:t>
        </w:r>
      </w:ins>
      <w:ins w:id="565" w:author="Matthew Coles" w:date="2016-03-30T14:12:00Z">
        <w:r>
          <w:br/>
        </w:r>
      </w:ins>
    </w:p>
    <w:p w14:paraId="1D19A3ED" w14:textId="1519D1C3" w:rsidR="00432E55" w:rsidRDefault="003B5025" w:rsidP="00432E55">
      <w:pPr>
        <w:pPrChange w:id="566" w:author="Jonathan Drummey" w:date="2016-04-07T09:17:00Z">
          <w:pPr>
            <w:pStyle w:val="ListParagraph"/>
            <w:numPr>
              <w:numId w:val="34"/>
            </w:numPr>
            <w:ind w:hanging="360"/>
          </w:pPr>
        </w:pPrChange>
      </w:pPr>
      <w:ins w:id="567" w:author="Matthew Coles" w:date="2016-03-30T14:11:00Z">
        <w:r>
          <w:lastRenderedPageBreak/>
          <w:t>I</w:t>
        </w:r>
      </w:ins>
      <w:del w:id="568" w:author="Matthew Coles" w:date="2016-03-30T13:53:00Z">
        <w:r w:rsidR="00415AC2" w:rsidDel="00D006F0">
          <w:delText>Sin</w:delText>
        </w:r>
        <w:r w:rsidR="001D25FA" w:rsidDel="00D006F0">
          <w:delText xml:space="preserve">ce Advanced Alerts are generated based on the Tableau user of the trigger view any custom view references will </w:delText>
        </w:r>
      </w:del>
      <w:del w:id="569" w:author="Matthew Coles" w:date="2016-03-30T14:10:00Z">
        <w:r w:rsidR="001D25FA" w:rsidDel="003B5025">
          <w:delText xml:space="preserve">use that user’s permissions. </w:delText>
        </w:r>
      </w:del>
      <w:del w:id="570" w:author="Matthew Coles" w:date="2016-03-30T13:54:00Z">
        <w:r w:rsidR="001D25FA" w:rsidDel="00EE284B">
          <w:delText xml:space="preserve">It’s assumed that some sort of administrator would be configuring the Advanced Alerts so they would have </w:delText>
        </w:r>
        <w:r w:rsidR="00373844" w:rsidDel="00EE284B">
          <w:delText>the necessary permissions.</w:delText>
        </w:r>
      </w:del>
      <w:ins w:id="571" w:author="Jonathan Drummey" w:date="2016-04-07T09:17:00Z">
        <w:r w:rsidR="00373844">
          <w:t xml:space="preserve"> </w:t>
        </w:r>
      </w:ins>
      <w:ins w:id="572" w:author="Matthew Coles" w:date="2016-03-30T13:54:00Z">
        <w:r w:rsidR="00EE284B">
          <w:t xml:space="preserve">t’s </w:t>
        </w:r>
        <w:r w:rsidR="00EE284B" w:rsidRPr="003B5025">
          <w:rPr>
            <w:i/>
            <w:rPrChange w:id="573" w:author="Matthew Coles" w:date="2016-03-30T14:12:00Z">
              <w:rPr/>
            </w:rPrChange>
          </w:rPr>
          <w:t>absolutely</w:t>
        </w:r>
        <w:r w:rsidR="00EE284B">
          <w:t xml:space="preserve"> a best practice that the author should </w:t>
        </w:r>
      </w:ins>
      <w:ins w:id="574" w:author="Matthew Coles" w:date="2016-03-30T13:55:00Z">
        <w:r w:rsidR="00EE284B">
          <w:t>generally</w:t>
        </w:r>
      </w:ins>
      <w:ins w:id="575" w:author="Matthew Coles" w:date="2016-03-30T13:54:00Z">
        <w:r w:rsidR="00EE284B">
          <w:t xml:space="preserve"> only </w:t>
        </w:r>
        <w:r w:rsidR="00EE284B" w:rsidRPr="003B5025">
          <w:rPr>
            <w:b/>
            <w:rPrChange w:id="576" w:author="Matthew Coles" w:date="2016-03-30T14:12:00Z">
              <w:rPr/>
            </w:rPrChange>
          </w:rPr>
          <w:t xml:space="preserve">be referencing </w:t>
        </w:r>
      </w:ins>
      <w:ins w:id="577" w:author="Matthew Coles" w:date="2016-03-30T13:55:00Z">
        <w:r w:rsidR="00EE284B" w:rsidRPr="003B5025">
          <w:rPr>
            <w:b/>
            <w:rPrChange w:id="578" w:author="Matthew Coles" w:date="2016-03-30T14:12:00Z">
              <w:rPr/>
            </w:rPrChange>
          </w:rPr>
          <w:t xml:space="preserve">views </w:t>
        </w:r>
      </w:ins>
      <w:ins w:id="579" w:author="Matthew Coles" w:date="2016-03-30T13:54:00Z">
        <w:r w:rsidR="00EE284B" w:rsidRPr="003B5025">
          <w:rPr>
            <w:b/>
            <w:rPrChange w:id="580" w:author="Matthew Coles" w:date="2016-03-30T14:12:00Z">
              <w:rPr/>
            </w:rPrChange>
          </w:rPr>
          <w:t>that they themselves own</w:t>
        </w:r>
        <w:r w:rsidR="00EE284B">
          <w:t xml:space="preserve">, or </w:t>
        </w:r>
      </w:ins>
      <w:ins w:id="581" w:author="Matthew Coles" w:date="2016-03-30T13:55:00Z">
        <w:r w:rsidR="00EE284B">
          <w:t xml:space="preserve">are owned by </w:t>
        </w:r>
      </w:ins>
      <w:ins w:id="582" w:author="Matthew Coles" w:date="2016-03-30T13:57:00Z">
        <w:r w:rsidR="00EE284B">
          <w:t xml:space="preserve">individuals who </w:t>
        </w:r>
        <w:r w:rsidR="00EE284B" w:rsidRPr="003B5025">
          <w:rPr>
            <w:b/>
            <w:rPrChange w:id="583" w:author="Matthew Coles" w:date="2016-03-30T14:12:00Z">
              <w:rPr/>
            </w:rPrChange>
          </w:rPr>
          <w:t>work with the author closely</w:t>
        </w:r>
        <w:r w:rsidR="00EE284B">
          <w:t>.</w:t>
        </w:r>
      </w:ins>
      <w:ins w:id="584" w:author="Matthew Coles" w:date="2016-03-30T14:00:00Z">
        <w:r w:rsidR="0017442E">
          <w:t xml:space="preserve"> </w:t>
        </w:r>
      </w:ins>
      <w:del w:id="585" w:author="Matthew Coles" w:date="2016-03-30T13:57:00Z">
        <w:r w:rsidR="00373844" w:rsidDel="00EE284B">
          <w:delText xml:space="preserve"> </w:delText>
        </w:r>
      </w:del>
      <w:ins w:id="586" w:author="Matthew Coles" w:date="2016-03-30T14:00:00Z">
        <w:r w:rsidR="0017442E">
          <w:t>It’s possible to reference any view that you have the appropriate permissions for, but without close coordination, it</w:t>
        </w:r>
      </w:ins>
      <w:ins w:id="587" w:author="Matthew Coles" w:date="2016-03-30T14:01:00Z">
        <w:r w:rsidR="0017442E">
          <w:t>’s likely that they will change over time and cause unexpe</w:t>
        </w:r>
        <w:r>
          <w:t>cted problems with your alert.</w:t>
        </w:r>
      </w:ins>
      <w:del w:id="588" w:author="Matthew Coles" w:date="2016-03-30T13:57:00Z">
        <w:r w:rsidR="00373844" w:rsidDel="00EE284B">
          <w:delText>Also</w:delText>
        </w:r>
        <w:r w:rsidR="001D25FA" w:rsidDel="00EE284B">
          <w:delText xml:space="preserve"> a</w:delText>
        </w:r>
      </w:del>
      <w:del w:id="589" w:author="Matthew Coles" w:date="2016-03-30T14:09:00Z">
        <w:r w:rsidR="001D25FA" w:rsidDel="003B5025">
          <w:delText xml:space="preserve">ll </w:delText>
        </w:r>
      </w:del>
      <w:del w:id="590" w:author="Matthew Coles" w:date="2016-03-30T13:57:00Z">
        <w:r w:rsidR="00432E55" w:rsidDel="00EE284B">
          <w:delText xml:space="preserve">downloaded </w:delText>
        </w:r>
        <w:r w:rsidR="001D25FA" w:rsidDel="00EE284B">
          <w:delText xml:space="preserve">custom </w:delText>
        </w:r>
      </w:del>
      <w:del w:id="591" w:author="Matthew Coles" w:date="2016-03-30T14:09:00Z">
        <w:r w:rsidR="001D25FA" w:rsidDel="003B5025">
          <w:delText xml:space="preserve">views </w:delText>
        </w:r>
      </w:del>
      <w:del w:id="592" w:author="Matthew Coles" w:date="2016-03-30T13:57:00Z">
        <w:r w:rsidR="001D25FA" w:rsidDel="00EE284B">
          <w:delText xml:space="preserve">have to </w:delText>
        </w:r>
      </w:del>
      <w:del w:id="593" w:author="Matthew Coles" w:date="2016-03-30T14:09:00Z">
        <w:r w:rsidR="001D25FA" w:rsidDel="003B5025">
          <w:delText xml:space="preserve">be </w:delText>
        </w:r>
      </w:del>
      <w:del w:id="594" w:author="Matthew Coles" w:date="2016-03-30T13:57:00Z">
        <w:r w:rsidR="001D25FA" w:rsidDel="00EE284B">
          <w:delText>in</w:delText>
        </w:r>
      </w:del>
      <w:del w:id="595" w:author="Matthew Coles" w:date="2016-03-30T14:09:00Z">
        <w:r w:rsidR="001D25FA" w:rsidDel="003B5025">
          <w:delText xml:space="preserve"> the same Site as the trigger view.</w:delText>
        </w:r>
      </w:del>
      <w:ins w:id="596" w:author="Matthew Coles" w:date="2016-03-30T13:59:00Z">
        <w:r w:rsidR="009E4660">
          <w:br/>
        </w:r>
      </w:ins>
    </w:p>
    <w:p w14:paraId="6C40B0BE" w14:textId="115755C4" w:rsidR="00025701" w:rsidRDefault="00025701" w:rsidP="00432E55">
      <w:pPr>
        <w:pStyle w:val="Heading3"/>
      </w:pPr>
      <w:bookmarkStart w:id="597" w:name="_Toc447637994"/>
      <w:bookmarkStart w:id="598" w:name="_Toc447790154"/>
      <w:r>
        <w:t>URL Parameters</w:t>
      </w:r>
      <w:bookmarkEnd w:id="598"/>
      <w:del w:id="599" w:author="Matthew Coles" w:date="2016-03-30T13:59:00Z">
        <w:r w:rsidR="00F47B8C" w:rsidDel="009E4660">
          <w:delText>: ?myParam=myValue</w:delText>
        </w:r>
      </w:del>
      <w:bookmarkEnd w:id="597"/>
    </w:p>
    <w:p w14:paraId="67D6565D" w14:textId="77777777" w:rsidR="00395602" w:rsidRDefault="00415AC2" w:rsidP="00844054">
      <w:pPr>
        <w:rPr>
          <w:ins w:id="600" w:author="Matthew Coles" w:date="2016-03-30T14:14:00Z"/>
        </w:rPr>
      </w:pPr>
      <w:r>
        <w:t>Content References</w:t>
      </w:r>
      <w:r w:rsidR="00373844">
        <w:t xml:space="preserve"> also support</w:t>
      </w:r>
      <w:r w:rsidR="00844054">
        <w:t xml:space="preserve"> URL Parameters as described in </w:t>
      </w:r>
      <w:r w:rsidR="00D26832">
        <w:fldChar w:fldCharType="begin"/>
      </w:r>
      <w:r w:rsidR="00D26832">
        <w:instrText xml:space="preserve"> HYPERLINK "http://kb.tableau.com/articles/knowledgebase/view-filters-url" </w:instrText>
      </w:r>
      <w:r w:rsidR="00D26832">
        <w:fldChar w:fldCharType="separate"/>
      </w:r>
      <w:r w:rsidR="00844054" w:rsidRPr="00844054">
        <w:rPr>
          <w:rStyle w:val="Hyperlink"/>
        </w:rPr>
        <w:t>Filter Views Using URL Parameters</w:t>
      </w:r>
      <w:r w:rsidR="00D26832">
        <w:rPr>
          <w:rStyle w:val="Hyperlink"/>
        </w:rPr>
        <w:fldChar w:fldCharType="end"/>
      </w:r>
      <w:del w:id="601" w:author="Matthew Coles" w:date="2016-03-30T13:58:00Z">
        <w:r w:rsidR="00844054" w:rsidDel="00083BDD">
          <w:delText xml:space="preserve"> </w:delText>
        </w:r>
        <w:r w:rsidR="00A946E5" w:rsidDel="00083BDD">
          <w:fldChar w:fldCharType="begin"/>
        </w:r>
        <w:r w:rsidR="00A946E5" w:rsidDel="00083BDD">
          <w:delInstrText xml:space="preserve"> HYPERLINK "http://kb.tableau.com/articles/knowledgebase/view-filters-url" </w:delInstrText>
        </w:r>
        <w:r w:rsidR="00A946E5" w:rsidDel="00083BDD">
          <w:fldChar w:fldCharType="separate"/>
        </w:r>
        <w:r w:rsidR="00844054" w:rsidRPr="00477CC7" w:rsidDel="00083BDD">
          <w:rPr>
            <w:rStyle w:val="Hyperlink"/>
          </w:rPr>
          <w:delText>http://kb.tableau.com/articles/knowledgebase/view-filters-url</w:delText>
        </w:r>
        <w:r w:rsidR="00A946E5" w:rsidDel="00083BDD">
          <w:rPr>
            <w:rStyle w:val="Hyperlink"/>
          </w:rPr>
          <w:fldChar w:fldCharType="end"/>
        </w:r>
      </w:del>
      <w:r w:rsidR="00844054">
        <w:t>. For example you could use VIZ_IM</w:t>
      </w:r>
      <w:r w:rsidR="00E6552F">
        <w:t>AGE(</w:t>
      </w:r>
      <w:r w:rsidR="00451370">
        <w:t>VizAlertsDemo</w:t>
      </w:r>
      <w:r w:rsidR="00E6552F">
        <w:t>/</w:t>
      </w:r>
      <w:r w:rsidR="00451370">
        <w:t>Product</w:t>
      </w:r>
      <w:r w:rsidR="00E6552F">
        <w:t>?Region=East</w:t>
      </w:r>
      <w:r w:rsidR="00844054">
        <w:t>) to send only the East data</w:t>
      </w:r>
      <w:r w:rsidR="00451370">
        <w:t xml:space="preserve"> in an email</w:t>
      </w:r>
      <w:r w:rsidR="00844054">
        <w:t>.</w:t>
      </w:r>
      <w:r w:rsidR="00E6552F">
        <w:t xml:space="preserve"> Keep in mind that you do need to URL encode a</w:t>
      </w:r>
      <w:r w:rsidR="00025701">
        <w:t>ny values</w:t>
      </w:r>
      <w:ins w:id="602" w:author="Jonathan Drummey" w:date="2016-04-07T09:17:00Z">
        <w:r w:rsidR="00025701">
          <w:t>, for</w:t>
        </w:r>
      </w:ins>
      <w:ins w:id="603" w:author="Matthew Coles" w:date="2016-03-30T14:14:00Z">
        <w:r w:rsidR="00395602">
          <w:t xml:space="preserve"> passed into the URL parameters. </w:t>
        </w:r>
      </w:ins>
      <w:del w:id="604" w:author="Matthew Coles" w:date="2016-03-30T14:14:00Z">
        <w:r w:rsidR="00025701" w:rsidDel="00395602">
          <w:delText>, f</w:delText>
        </w:r>
      </w:del>
      <w:ins w:id="605" w:author="Matthew Coles" w:date="2016-03-30T14:14:00Z">
        <w:r w:rsidR="00395602">
          <w:t>F</w:t>
        </w:r>
      </w:ins>
      <w:del w:id="606" w:author="Jonathan Drummey" w:date="2016-04-07T09:17:00Z">
        <w:r w:rsidR="00025701">
          <w:delText>or</w:delText>
        </w:r>
      </w:del>
      <w:r w:rsidR="00025701">
        <w:t xml:space="preserve"> example</w:t>
      </w:r>
      <w:ins w:id="607" w:author="Matthew Coles" w:date="2016-03-30T14:14:00Z">
        <w:r w:rsidR="00395602">
          <w:t>:</w:t>
        </w:r>
      </w:ins>
    </w:p>
    <w:p w14:paraId="56BA7205" w14:textId="77777777" w:rsidR="00395602" w:rsidRDefault="00025701">
      <w:pPr>
        <w:ind w:firstLine="720"/>
        <w:rPr>
          <w:ins w:id="608" w:author="Matthew Coles" w:date="2016-03-30T14:14:00Z"/>
        </w:rPr>
        <w:pPrChange w:id="609" w:author="Matthew Coles" w:date="2016-03-30T14:14:00Z">
          <w:pPr/>
        </w:pPrChange>
      </w:pPr>
      <w:del w:id="610" w:author="Matthew Coles" w:date="2016-03-30T14:14:00Z">
        <w:r w:rsidDel="00395602">
          <w:delText xml:space="preserve"> </w:delText>
        </w:r>
      </w:del>
      <w:r>
        <w:t>VIZ_PDF</w:t>
      </w:r>
      <w:r w:rsidR="00E6552F">
        <w:t>(</w:t>
      </w:r>
      <w:r w:rsidR="00451370">
        <w:t>VizAlertsDemo/Product</w:t>
      </w:r>
      <w:r w:rsidR="00E6552F">
        <w:t>?Customer%20Segment=Corporate)</w:t>
      </w:r>
      <w:del w:id="611" w:author="Matthew Coles" w:date="2016-03-30T14:14:00Z">
        <w:r w:rsidR="00E6552F" w:rsidDel="00395602">
          <w:delText>.</w:delText>
        </w:r>
        <w:r w:rsidR="00451370" w:rsidDel="00395602">
          <w:delText xml:space="preserve"> </w:delText>
        </w:r>
      </w:del>
    </w:p>
    <w:p w14:paraId="6FF6AB14" w14:textId="77777777" w:rsidR="00395602" w:rsidRDefault="00E6552F">
      <w:pPr>
        <w:rPr>
          <w:ins w:id="612" w:author="Matthew Coles" w:date="2016-03-30T14:15:00Z"/>
        </w:rPr>
      </w:pPr>
      <w:r>
        <w:t xml:space="preserve">If you want to filter the trigger view </w:t>
      </w:r>
      <w:ins w:id="613" w:author="Matthew Coles" w:date="2016-03-30T14:15:00Z">
        <w:r w:rsidR="00395602">
          <w:t xml:space="preserve">itself, </w:t>
        </w:r>
      </w:ins>
      <w:r>
        <w:t>without explicitly referencing it</w:t>
      </w:r>
      <w:ins w:id="614" w:author="Matthew Coles" w:date="2016-03-30T14:15:00Z">
        <w:r w:rsidR="00395602">
          <w:t>,</w:t>
        </w:r>
      </w:ins>
      <w:r>
        <w:t xml:space="preserve"> you can do that by adding just the </w:t>
      </w:r>
      <w:r w:rsidR="00451370">
        <w:t xml:space="preserve">URL </w:t>
      </w:r>
      <w:r>
        <w:t>parameter, for example</w:t>
      </w:r>
      <w:ins w:id="615" w:author="Matthew Coles" w:date="2016-03-30T14:15:00Z">
        <w:r w:rsidR="00395602">
          <w:t>:</w:t>
        </w:r>
      </w:ins>
    </w:p>
    <w:p w14:paraId="561A2563" w14:textId="736FD9C3" w:rsidR="005E6239" w:rsidRDefault="00E6552F" w:rsidP="00FD1E44">
      <w:pPr>
        <w:ind w:left="720"/>
        <w:pPrChange w:id="616" w:author="Jonathan Drummey" w:date="2016-04-07T10:23:00Z">
          <w:pPr>
            <w:ind w:firstLine="720"/>
          </w:pPr>
        </w:pPrChange>
      </w:pPr>
      <w:del w:id="617" w:author="Matthew Coles" w:date="2016-03-30T14:15:00Z">
        <w:r w:rsidDel="00395602">
          <w:delText xml:space="preserve"> </w:delText>
        </w:r>
      </w:del>
      <w:r>
        <w:t>VIZ_CSV</w:t>
      </w:r>
      <w:r w:rsidR="00451370">
        <w:t>(?Customer%20Segment=Corporate)</w:t>
      </w:r>
      <w:del w:id="618" w:author="Matthew Coles" w:date="2016-03-30T14:16:00Z">
        <w:r w:rsidR="00451370" w:rsidDel="00395602">
          <w:delText xml:space="preserve"> would filter the trigger view.</w:delText>
        </w:r>
      </w:del>
    </w:p>
    <w:p w14:paraId="1E81F7A0" w14:textId="62D3AE9D" w:rsidR="005E6239" w:rsidRDefault="005E6239" w:rsidP="00844054">
      <w:r>
        <w:t xml:space="preserve">Note that VizAlerts uses the “|” (pipe) character as a delimiter for additional arguments after the URL parameter for filenames, etc. so if your custom views are requiring URL parameters using “|” then you will need to URL encode those </w:t>
      </w:r>
      <w:r w:rsidR="00451370">
        <w:t>“|” characters</w:t>
      </w:r>
      <w:r>
        <w:t>.</w:t>
      </w:r>
    </w:p>
    <w:p w14:paraId="1E1B1A92" w14:textId="24135265" w:rsidR="00F47B8C" w:rsidRDefault="00F47B8C" w:rsidP="00844054">
      <w:r>
        <w:t xml:space="preserve">Also, VizAlerts automatically adds the </w:t>
      </w:r>
      <w:r w:rsidRPr="00F47B8C">
        <w:rPr>
          <w:b/>
        </w:rPr>
        <w:t>:refresh=y</w:t>
      </w:r>
      <w:r>
        <w:t xml:space="preserve"> </w:t>
      </w:r>
      <w:del w:id="619" w:author="Matthew Coles" w:date="2016-03-30T14:17:00Z">
        <w:r w:rsidDel="00220D1C">
          <w:delText xml:space="preserve">option </w:delText>
        </w:r>
      </w:del>
      <w:ins w:id="620" w:author="Matthew Coles" w:date="2016-03-30T14:17:00Z">
        <w:r w:rsidR="00220D1C">
          <w:t xml:space="preserve">URL parameter </w:t>
        </w:r>
      </w:ins>
      <w:r>
        <w:t>to make sure that your outgoing emails contain the latest data.</w:t>
      </w:r>
      <w:ins w:id="621" w:author="Matthew Coles" w:date="2016-03-30T14:03:00Z">
        <w:r w:rsidR="003B5BCD">
          <w:br/>
        </w:r>
      </w:ins>
    </w:p>
    <w:p w14:paraId="6C357273" w14:textId="5254BB72" w:rsidR="00844054" w:rsidRDefault="00844054" w:rsidP="00E6552F">
      <w:pPr>
        <w:pStyle w:val="Heading4"/>
      </w:pPr>
      <w:r>
        <w:t>Controlling PNG Size</w:t>
      </w:r>
    </w:p>
    <w:p w14:paraId="4C79D4CB" w14:textId="18B4A76D" w:rsidR="00844054" w:rsidRDefault="00844054" w:rsidP="00844054">
      <w:r>
        <w:t xml:space="preserve">A given </w:t>
      </w:r>
      <w:r w:rsidR="00E6552F">
        <w:t>VIZ_IMAGE() content reference</w:t>
      </w:r>
      <w:r>
        <w:t xml:space="preserve"> will </w:t>
      </w:r>
      <w:r w:rsidR="00E6552F">
        <w:t>be rendered</w:t>
      </w:r>
      <w:r>
        <w:t xml:space="preserve"> as one of two sizes:</w:t>
      </w:r>
    </w:p>
    <w:p w14:paraId="3301FEA1" w14:textId="68887B42" w:rsidR="00844054" w:rsidRDefault="00844054" w:rsidP="00844054">
      <w:pPr>
        <w:pStyle w:val="ListParagraph"/>
        <w:numPr>
          <w:ilvl w:val="0"/>
          <w:numId w:val="16"/>
        </w:numPr>
      </w:pPr>
      <w:r>
        <w:t>If the view is a dashboard with a</w:t>
      </w:r>
      <w:r w:rsidR="00E6552F">
        <w:t xml:space="preserve"> fixed size or </w:t>
      </w:r>
      <w:del w:id="622" w:author="Matthew Coles" w:date="2016-03-30T15:34:00Z">
        <w:r w:rsidR="00E6552F" w:rsidDel="00A368E9">
          <w:delText xml:space="preserve">or </w:delText>
        </w:r>
      </w:del>
      <w:r w:rsidR="00E6552F">
        <w:t>minimum size that is larger than the VizAlerts default, that size will be used.</w:t>
      </w:r>
    </w:p>
    <w:p w14:paraId="533EB088" w14:textId="053E32EA" w:rsidR="00E6552F" w:rsidRDefault="00E6552F" w:rsidP="00844054">
      <w:pPr>
        <w:pStyle w:val="ListParagraph"/>
        <w:numPr>
          <w:ilvl w:val="0"/>
          <w:numId w:val="16"/>
        </w:numPr>
      </w:pPr>
      <w:r>
        <w:t xml:space="preserve">The VizAlerts default size that was configured </w:t>
      </w:r>
      <w:r w:rsidR="005E6239">
        <w:t xml:space="preserve">by your administrator </w:t>
      </w:r>
      <w:r>
        <w:t>when VizAlerts was installed.</w:t>
      </w:r>
    </w:p>
    <w:p w14:paraId="22754359" w14:textId="77777777" w:rsidR="00994506" w:rsidRDefault="00E6552F" w:rsidP="00844054">
      <w:pPr>
        <w:rPr>
          <w:ins w:id="623" w:author="Matthew Coles" w:date="2016-03-30T15:41:00Z"/>
        </w:rPr>
      </w:pPr>
      <w:r>
        <w:t xml:space="preserve">Thankfully there’s a 3rd option: </w:t>
      </w:r>
      <w:r w:rsidR="00844054">
        <w:t>Tableau Server has an undocumented URL parameter for cont</w:t>
      </w:r>
      <w:r>
        <w:t xml:space="preserve">rolling the size of PNG images. You can add </w:t>
      </w:r>
      <w:r w:rsidRPr="00E6552F">
        <w:rPr>
          <w:b/>
        </w:rPr>
        <w:t>:size</w:t>
      </w:r>
      <w:ins w:id="624" w:author="Jonathan Drummey" w:date="2016-04-07T09:17:00Z">
        <w:r w:rsidR="00F12C58">
          <w:rPr>
            <w:b/>
          </w:rPr>
          <w:t>=</w:t>
        </w:r>
      </w:ins>
      <w:del w:id="625" w:author="Jonathan Drummey" w:date="2016-04-07T09:17:00Z">
        <w:r w:rsidRPr="00E6552F">
          <w:rPr>
            <w:b/>
          </w:rPr>
          <w:delText>=[</w:delText>
        </w:r>
      </w:del>
      <w:r w:rsidRPr="00E6552F">
        <w:rPr>
          <w:b/>
        </w:rPr>
        <w:t>width</w:t>
      </w:r>
      <w:ins w:id="626" w:author="Jonathan Drummey" w:date="2016-04-07T09:17:00Z">
        <w:r w:rsidR="00F12C58">
          <w:rPr>
            <w:b/>
          </w:rPr>
          <w:t>,</w:t>
        </w:r>
      </w:ins>
      <w:del w:id="627" w:author="Jonathan Drummey" w:date="2016-04-07T09:17:00Z">
        <w:r w:rsidRPr="00E6552F">
          <w:rPr>
            <w:b/>
          </w:rPr>
          <w:delText>],[</w:delText>
        </w:r>
      </w:del>
      <w:r w:rsidRPr="00E6552F">
        <w:rPr>
          <w:b/>
        </w:rPr>
        <w:t>height</w:t>
      </w:r>
      <w:del w:id="628" w:author="Jonathan Drummey" w:date="2016-04-07T09:17:00Z">
        <w:r w:rsidRPr="00E6552F">
          <w:rPr>
            <w:b/>
          </w:rPr>
          <w:delText>]</w:delText>
        </w:r>
      </w:del>
      <w:r>
        <w:t xml:space="preserve"> as an additional URL parameter to you viz reference. For example</w:t>
      </w:r>
      <w:ins w:id="629" w:author="Matthew Coles" w:date="2016-03-30T15:41:00Z">
        <w:r w:rsidR="00994506">
          <w:t>:</w:t>
        </w:r>
      </w:ins>
    </w:p>
    <w:p w14:paraId="17A7EAC5" w14:textId="07A56BAD" w:rsidR="00844054" w:rsidRDefault="00E6552F" w:rsidP="00FD1E44">
      <w:pPr>
        <w:ind w:left="720"/>
        <w:pPrChange w:id="630" w:author="Jonathan Drummey" w:date="2016-04-07T10:23:00Z">
          <w:pPr>
            <w:ind w:firstLine="720"/>
          </w:pPr>
        </w:pPrChange>
      </w:pPr>
      <w:del w:id="631" w:author="Matthew Coles" w:date="2016-03-30T15:41:00Z">
        <w:r w:rsidDel="00994506">
          <w:delText xml:space="preserve"> </w:delText>
        </w:r>
      </w:del>
      <w:r>
        <w:t>VIZ_IMAGE(mySalesData/mySalesDashboard?Region=East</w:t>
      </w:r>
      <w:ins w:id="632" w:author="Jonathan Drummey" w:date="2016-04-07T09:17:00Z">
        <w:r>
          <w:t>:</w:t>
        </w:r>
      </w:ins>
      <w:ins w:id="633" w:author="Matthew Coles" w:date="2016-03-30T15:34:00Z">
        <w:r w:rsidR="00A368E9">
          <w:t>&amp;</w:t>
        </w:r>
      </w:ins>
      <w:del w:id="634" w:author="Jonathan Drummey" w:date="2016-04-07T09:17:00Z">
        <w:r>
          <w:delText>:</w:delText>
        </w:r>
      </w:del>
      <w:r>
        <w:t>size=400,600)</w:t>
      </w:r>
      <w:del w:id="635" w:author="Matthew Coles" w:date="2016-03-30T15:41:00Z">
        <w:r w:rsidDel="00994506">
          <w:delText>.</w:delText>
        </w:r>
      </w:del>
    </w:p>
    <w:p w14:paraId="3071C919" w14:textId="18379DEC" w:rsidR="00E6552F" w:rsidRDefault="00E6552F" w:rsidP="00E6552F">
      <w:r>
        <w:t>There are a couple of limitations on controlling the PNG size when the referenced viz is a dashboard</w:t>
      </w:r>
      <w:r w:rsidR="005E6239">
        <w:t xml:space="preserve"> (based on Tableau’s default behavior)</w:t>
      </w:r>
      <w:r>
        <w:t>:</w:t>
      </w:r>
    </w:p>
    <w:p w14:paraId="416CCED5" w14:textId="6600E95D" w:rsidR="00E6552F" w:rsidRDefault="00E6552F" w:rsidP="00E6552F">
      <w:pPr>
        <w:pStyle w:val="ListParagraph"/>
        <w:numPr>
          <w:ilvl w:val="0"/>
          <w:numId w:val="17"/>
        </w:numPr>
      </w:pPr>
      <w:r>
        <w:t>If a dashboard has a range of sizes then you can't set the image size smaller than the minimum range or bigger than the maximum range.</w:t>
      </w:r>
    </w:p>
    <w:p w14:paraId="30AA107F" w14:textId="1AE9DE4B" w:rsidR="00E6552F" w:rsidRDefault="00E6552F" w:rsidP="00E6552F">
      <w:pPr>
        <w:pStyle w:val="ListParagraph"/>
        <w:numPr>
          <w:ilvl w:val="0"/>
          <w:numId w:val="17"/>
        </w:numPr>
      </w:pPr>
      <w:r>
        <w:t>If a dashboard has a fixed size you can’t change it.</w:t>
      </w:r>
    </w:p>
    <w:p w14:paraId="203B5FCE" w14:textId="1D9ED328" w:rsidR="00F47B8C" w:rsidRDefault="009753C9" w:rsidP="009753C9">
      <w:pPr>
        <w:tabs>
          <w:tab w:val="left" w:pos="3870"/>
        </w:tabs>
        <w:pPrChange w:id="636" w:author="Jonathan Drummey" w:date="2016-04-07T10:16:00Z">
          <w:pPr/>
        </w:pPrChange>
      </w:pPr>
      <w:ins w:id="637" w:author="Jonathan Drummey" w:date="2016-04-07T10:16:00Z">
        <w:r>
          <w:tab/>
        </w:r>
      </w:ins>
    </w:p>
    <w:p w14:paraId="4F2193D2" w14:textId="14DD91AB" w:rsidR="00844054" w:rsidRDefault="00025701" w:rsidP="00415AC2">
      <w:pPr>
        <w:pStyle w:val="Heading3"/>
      </w:pPr>
      <w:bookmarkStart w:id="638" w:name="_Toc447637995"/>
      <w:bookmarkStart w:id="639" w:name="_Toc447790155"/>
      <w:r>
        <w:t>Custom Filename</w:t>
      </w:r>
      <w:r w:rsidR="00F47B8C">
        <w:t>s for Appended Attachments: |filename</w:t>
      </w:r>
      <w:bookmarkEnd w:id="638"/>
      <w:bookmarkEnd w:id="639"/>
    </w:p>
    <w:p w14:paraId="25DB101E" w14:textId="50A748CF" w:rsidR="00025701" w:rsidRDefault="00373844" w:rsidP="00844054">
      <w:r>
        <w:t xml:space="preserve">For appended attachments the </w:t>
      </w:r>
      <w:r w:rsidR="00025701">
        <w:t>default filename is YYYYMMDDHHMMSSUUUUU_[workbookname]-[viewname].[filetype] where:</w:t>
      </w:r>
    </w:p>
    <w:p w14:paraId="6636FC64" w14:textId="55050D5F" w:rsidR="00025701" w:rsidRDefault="00025701" w:rsidP="00025701">
      <w:pPr>
        <w:pStyle w:val="ListParagraph"/>
        <w:numPr>
          <w:ilvl w:val="0"/>
          <w:numId w:val="18"/>
        </w:numPr>
      </w:pPr>
      <w:r>
        <w:lastRenderedPageBreak/>
        <w:t>YYYYMMDDHHMMSSUUUUU is the Year, Month, Day, Hour, Minute, Second, Microsecond</w:t>
      </w:r>
    </w:p>
    <w:p w14:paraId="582E238A" w14:textId="2FC8D9B4" w:rsidR="00025701" w:rsidRDefault="00025701" w:rsidP="00025701">
      <w:pPr>
        <w:pStyle w:val="ListParagraph"/>
        <w:numPr>
          <w:ilvl w:val="0"/>
          <w:numId w:val="18"/>
        </w:numPr>
      </w:pPr>
      <w:r>
        <w:t>[workbookname] [viewname] are the referenced viz</w:t>
      </w:r>
    </w:p>
    <w:p w14:paraId="5A779CBF" w14:textId="0918915D" w:rsidR="00025701" w:rsidRDefault="00025701" w:rsidP="00025701">
      <w:pPr>
        <w:pStyle w:val="ListParagraph"/>
        <w:numPr>
          <w:ilvl w:val="0"/>
          <w:numId w:val="18"/>
        </w:numPr>
      </w:pPr>
      <w:r>
        <w:t>[filetype] is png, csv, or pdf.</w:t>
      </w:r>
    </w:p>
    <w:p w14:paraId="43612D98" w14:textId="767DA4DF" w:rsidR="00621801" w:rsidRDefault="00025701" w:rsidP="00025701">
      <w:r>
        <w:t xml:space="preserve">We can override the default filename by adding </w:t>
      </w:r>
      <w:r w:rsidRPr="00025701">
        <w:rPr>
          <w:b/>
        </w:rPr>
        <w:t xml:space="preserve">|filename=[filename] </w:t>
      </w:r>
      <w:r>
        <w:t xml:space="preserve">after the custom view and URL parameters where </w:t>
      </w:r>
      <w:r w:rsidR="00415AC2">
        <w:t xml:space="preserve">the leading character is “|” (pipe delimiter) and </w:t>
      </w:r>
      <w:r>
        <w:t>[filename] is the desired filename (including any spaces).</w:t>
      </w:r>
      <w:r w:rsidR="00415AC2">
        <w:t xml:space="preserve"> VizAlerts will automatically append the filetype based on the content reference.</w:t>
      </w:r>
      <w:r>
        <w:t xml:space="preserve"> For example</w:t>
      </w:r>
      <w:r w:rsidR="00415AC2">
        <w:t xml:space="preserve"> VIZ_CSV</w:t>
      </w:r>
      <w:r>
        <w:t>(AnnualReport/O</w:t>
      </w:r>
      <w:r w:rsidR="00415AC2">
        <w:t>verview|filename=Annual Report) would append a file named “Annual Report.csv”.</w:t>
      </w:r>
      <w:r w:rsidR="005E6239">
        <w:t xml:space="preserve"> See the sections on appended attachments and merged PDFs for more details.</w:t>
      </w:r>
      <w:r w:rsidR="00621801">
        <w:br/>
      </w:r>
    </w:p>
    <w:p w14:paraId="4D2B0031" w14:textId="31504470" w:rsidR="00621801" w:rsidRDefault="00621801" w:rsidP="00621801">
      <w:pPr>
        <w:pStyle w:val="Heading4"/>
      </w:pPr>
      <w:r>
        <w:t>Timestamps and Other Dynamic Elements for Custom Filenames</w:t>
      </w:r>
    </w:p>
    <w:p w14:paraId="1CE7C948" w14:textId="77777777" w:rsidR="008F0B32" w:rsidRDefault="00621801" w:rsidP="00621801">
      <w:pPr>
        <w:rPr>
          <w:ins w:id="640" w:author="Matthew Coles" w:date="2016-03-30T15:43:00Z"/>
        </w:rPr>
      </w:pPr>
      <w:r>
        <w:t xml:space="preserve">If you want a timestamp </w:t>
      </w:r>
      <w:r w:rsidR="00451370">
        <w:t xml:space="preserve">or some other per-view element </w:t>
      </w:r>
      <w:r w:rsidR="0086092A">
        <w:t xml:space="preserve">like a unique ID </w:t>
      </w:r>
      <w:r>
        <w:t xml:space="preserve">on a custom filename then you can build your own using calculated fields in Tableau as you build the trigger view or using functions in your data source. For example if I’ve got a data source with Alice, Bob, and Carlos as records and I want the monthly </w:t>
      </w:r>
      <w:r w:rsidR="009C5017">
        <w:t xml:space="preserve">productivity dashboard PDF to have a name like “Alice Productivity Feb 2016.pdf” </w:t>
      </w:r>
      <w:r>
        <w:t>then I could build the content reference</w:t>
      </w:r>
      <w:r w:rsidR="009C5017">
        <w:t xml:space="preserve"> to be: </w:t>
      </w:r>
    </w:p>
    <w:p w14:paraId="05B3280E" w14:textId="03218FC0" w:rsidR="00621801" w:rsidRPr="00621801" w:rsidRDefault="00621801" w:rsidP="00C6342D">
      <w:pPr>
        <w:pPrChange w:id="641" w:author="Jonathan Drummey" w:date="2016-04-07T09:17:00Z">
          <w:pPr>
            <w:ind w:left="720"/>
          </w:pPr>
        </w:pPrChange>
      </w:pPr>
      <w:r>
        <w:t>“VIZ_PDF(Productivity/Dashboard?Employee=” + [Employee] + “</w:t>
      </w:r>
      <w:r w:rsidR="009C5017">
        <w:t>|filename=” + [Employee] + “ Productivity “ + LEFT(DATENAME(‘month’,TODAY()),3) + “ “ + DATENAME(‘year’,TODAY())”</w:t>
      </w:r>
    </w:p>
    <w:p w14:paraId="4621290D" w14:textId="77777777" w:rsidR="00F47B8C" w:rsidRDefault="00F47B8C" w:rsidP="00025701"/>
    <w:p w14:paraId="7852051A" w14:textId="65745871" w:rsidR="005E6239" w:rsidRDefault="00F47B8C" w:rsidP="00F47B8C">
      <w:pPr>
        <w:pStyle w:val="Heading3"/>
      </w:pPr>
      <w:bookmarkStart w:id="642" w:name="_Toc447637996"/>
      <w:bookmarkStart w:id="643" w:name="_Toc447790156"/>
      <w:r>
        <w:t>Hyperlink</w:t>
      </w:r>
      <w:r w:rsidR="00394D17">
        <w:t xml:space="preserve"> Text</w:t>
      </w:r>
      <w:r>
        <w:t xml:space="preserve"> References: VIZ_LINK()</w:t>
      </w:r>
      <w:bookmarkEnd w:id="642"/>
      <w:bookmarkEnd w:id="643"/>
    </w:p>
    <w:p w14:paraId="74B7F8D7" w14:textId="77777777" w:rsidR="003269C1" w:rsidRDefault="00373844" w:rsidP="00025701">
      <w:pPr>
        <w:rPr>
          <w:ins w:id="644" w:author="Matthew Coles" w:date="2016-03-30T15:44:00Z"/>
        </w:rPr>
      </w:pPr>
      <w:r>
        <w:t>When using the VIZ_LINK() content reference</w:t>
      </w:r>
      <w:ins w:id="645" w:author="Matthew Coles" w:date="2016-03-30T15:43:00Z">
        <w:r w:rsidR="003269C1">
          <w:t>,</w:t>
        </w:r>
      </w:ins>
      <w:r>
        <w:t xml:space="preserve"> the default text of the link will be the </w:t>
      </w:r>
      <w:r w:rsidR="005E6239">
        <w:t xml:space="preserve">reference to the </w:t>
      </w:r>
      <w:r>
        <w:t>trigger view (i</w:t>
      </w:r>
      <w:r w:rsidR="005E6239">
        <w:t xml:space="preserve">f just VIZ_LINK() is used) or the </w:t>
      </w:r>
      <w:del w:id="646" w:author="Matthew Coles" w:date="2016-03-30T15:43:00Z">
        <w:r w:rsidDel="003269C1">
          <w:delText xml:space="preserve">custom </w:delText>
        </w:r>
      </w:del>
      <w:r>
        <w:t>view</w:t>
      </w:r>
      <w:r w:rsidR="005E6239">
        <w:t xml:space="preserve"> </w:t>
      </w:r>
      <w:ins w:id="647" w:author="Jonathan Drummey" w:date="2016-04-07T09:17:00Z">
        <w:r w:rsidR="005E6239">
          <w:t>reference</w:t>
        </w:r>
      </w:ins>
      <w:del w:id="648" w:author="Jonathan Drummey" w:date="2016-04-07T09:17:00Z">
        <w:r w:rsidR="005E6239">
          <w:delText>reference</w:delText>
        </w:r>
      </w:del>
      <w:ins w:id="649" w:author="Matthew Coles" w:date="2016-03-30T15:44:00Z">
        <w:r w:rsidR="003269C1">
          <w:t>d within the parentheses</w:t>
        </w:r>
      </w:ins>
      <w:r w:rsidR="00F47B8C">
        <w:t>, including any URL parameters</w:t>
      </w:r>
      <w:r w:rsidR="005E6239">
        <w:t>. For example</w:t>
      </w:r>
      <w:ins w:id="650" w:author="Matthew Coles" w:date="2016-03-30T15:44:00Z">
        <w:r w:rsidR="003269C1">
          <w:t>,</w:t>
        </w:r>
      </w:ins>
      <w:r w:rsidR="005E6239">
        <w:t xml:space="preserve"> if the reference is</w:t>
      </w:r>
      <w:ins w:id="651" w:author="Matthew Coles" w:date="2016-03-30T15:44:00Z">
        <w:r w:rsidR="003269C1">
          <w:t>:</w:t>
        </w:r>
      </w:ins>
    </w:p>
    <w:p w14:paraId="30512D95" w14:textId="77777777" w:rsidR="003269C1" w:rsidRDefault="005E6239">
      <w:pPr>
        <w:ind w:firstLine="720"/>
        <w:rPr>
          <w:ins w:id="652" w:author="Matthew Coles" w:date="2016-03-30T15:44:00Z"/>
        </w:rPr>
        <w:pPrChange w:id="653" w:author="Matthew Coles" w:date="2016-03-30T15:44:00Z">
          <w:pPr/>
        </w:pPrChange>
      </w:pPr>
      <w:del w:id="654" w:author="Matthew Coles" w:date="2016-03-30T15:44:00Z">
        <w:r w:rsidDel="003269C1">
          <w:delText xml:space="preserve"> </w:delText>
        </w:r>
      </w:del>
      <w:r>
        <w:t>VIZ_LINK(VizAlertsDemo/Shipping</w:t>
      </w:r>
      <w:r w:rsidR="00F47B8C">
        <w:t>?Region=East</w:t>
      </w:r>
      <w:r>
        <w:t>)</w:t>
      </w:r>
    </w:p>
    <w:p w14:paraId="49DD5FD7" w14:textId="77777777" w:rsidR="003269C1" w:rsidRDefault="003269C1">
      <w:pPr>
        <w:rPr>
          <w:ins w:id="655" w:author="Matthew Coles" w:date="2016-03-30T15:44:00Z"/>
        </w:rPr>
      </w:pPr>
      <w:ins w:id="656" w:author="Matthew Coles" w:date="2016-03-30T15:44:00Z">
        <w:r>
          <w:t>…</w:t>
        </w:r>
      </w:ins>
      <w:del w:id="657" w:author="Matthew Coles" w:date="2016-03-30T15:44:00Z">
        <w:r w:rsidR="005E6239" w:rsidDel="003269C1">
          <w:delText xml:space="preserve"> </w:delText>
        </w:r>
      </w:del>
      <w:r w:rsidR="005E6239">
        <w:t xml:space="preserve">then the </w:t>
      </w:r>
      <w:r w:rsidR="00F47B8C">
        <w:t>generated HTML would be something like</w:t>
      </w:r>
      <w:ins w:id="658" w:author="Matthew Coles" w:date="2016-03-30T15:44:00Z">
        <w:r>
          <w:t>:</w:t>
        </w:r>
      </w:ins>
    </w:p>
    <w:p w14:paraId="269F70FC" w14:textId="519FBD66" w:rsidR="003269C1" w:rsidRPr="003269C1" w:rsidRDefault="00F47B8C" w:rsidP="00FD1E44">
      <w:pPr>
        <w:ind w:left="720" w:right="1440"/>
        <w:rPr>
          <w:ins w:id="659" w:author="Matthew Coles" w:date="2016-03-30T15:44:00Z"/>
          <w:sz w:val="14"/>
          <w:rPrChange w:id="660" w:author="Matthew Coles" w:date="2016-03-30T15:44:00Z">
            <w:rPr>
              <w:ins w:id="661" w:author="Matthew Coles" w:date="2016-03-30T15:44:00Z"/>
            </w:rPr>
          </w:rPrChange>
        </w:rPr>
        <w:pPrChange w:id="662" w:author="Jonathan Drummey" w:date="2016-04-07T10:23:00Z">
          <w:pPr/>
        </w:pPrChange>
      </w:pPr>
      <w:del w:id="663" w:author="Matthew Coles" w:date="2016-03-30T15:44:00Z">
        <w:r w:rsidDel="003269C1">
          <w:rPr>
            <w:rPrChange w:id="664" w:author="Jonathan Drummey" w:date="2016-04-07T09:17:00Z">
              <w:rPr>
                <w:sz w:val="14"/>
              </w:rPr>
            </w:rPrChange>
          </w:rPr>
          <w:delText xml:space="preserve"> </w:delText>
        </w:r>
      </w:del>
      <w:r w:rsidR="00621801">
        <w:rPr>
          <w:rPrChange w:id="665" w:author="Jonathan Drummey" w:date="2016-04-07T09:17:00Z">
            <w:rPr>
              <w:sz w:val="14"/>
            </w:rPr>
          </w:rPrChange>
        </w:rPr>
        <w:t>“</w:t>
      </w:r>
      <w:r>
        <w:rPr>
          <w:rPrChange w:id="666" w:author="Jonathan Drummey" w:date="2016-04-07T09:17:00Z">
            <w:rPr>
              <w:sz w:val="14"/>
            </w:rPr>
          </w:rPrChange>
        </w:rPr>
        <w:t>&lt;a href=</w:t>
      </w:r>
      <w:r w:rsidRPr="00F47B8C">
        <w:rPr>
          <w:rPrChange w:id="667" w:author="Jonathan Drummey" w:date="2016-04-07T09:17:00Z">
            <w:rPr>
              <w:sz w:val="14"/>
            </w:rPr>
          </w:rPrChange>
        </w:rPr>
        <w:t>http://myTableauServer/views/</w:t>
      </w:r>
      <w:ins w:id="668" w:author="Jonathan Drummey" w:date="2016-04-07T10:23:00Z">
        <w:r w:rsidR="00FD1E44">
          <w:br/>
        </w:r>
      </w:ins>
      <w:del w:id="669" w:author="Matthew Coles" w:date="2016-03-30T15:44:00Z">
        <w:r w:rsidRPr="00F47B8C" w:rsidDel="003269C1">
          <w:rPr>
            <w:rPrChange w:id="670" w:author="Jonathan Drummey" w:date="2016-04-07T09:17:00Z">
              <w:rPr>
                <w:sz w:val="14"/>
              </w:rPr>
            </w:rPrChange>
          </w:rPr>
          <w:delText xml:space="preserve"> </w:delText>
        </w:r>
      </w:del>
      <w:r w:rsidRPr="00F47B8C">
        <w:rPr>
          <w:rPrChange w:id="671" w:author="Jonathan Drummey" w:date="2016-04-07T09:17:00Z">
            <w:rPr>
              <w:sz w:val="14"/>
            </w:rPr>
          </w:rPrChange>
        </w:rPr>
        <w:t>VizAlertsDemo/Shipping?Region=East</w:t>
      </w:r>
      <w:r>
        <w:rPr>
          <w:rPrChange w:id="672" w:author="Jonathan Drummey" w:date="2016-04-07T09:17:00Z">
            <w:rPr>
              <w:sz w:val="14"/>
            </w:rPr>
          </w:rPrChange>
        </w:rPr>
        <w:t>&gt;</w:t>
      </w:r>
      <w:ins w:id="673" w:author="Jonathan Drummey" w:date="2016-04-07T10:23:00Z">
        <w:r w:rsidR="00FD1E44">
          <w:t>\</w:t>
        </w:r>
      </w:ins>
      <w:r>
        <w:rPr>
          <w:rPrChange w:id="674" w:author="Jonathan Drummey" w:date="2016-04-07T09:17:00Z">
            <w:rPr>
              <w:sz w:val="14"/>
            </w:rPr>
          </w:rPrChange>
        </w:rPr>
        <w:t>VizAlertsDemo/Shipping?Region=East&lt;/a</w:t>
      </w:r>
      <w:ins w:id="675" w:author="Jonathan Drummey" w:date="2016-04-07T09:17:00Z">
        <w:r>
          <w:t>&gt;</w:t>
        </w:r>
        <w:r w:rsidR="00621801">
          <w:t>”</w:t>
        </w:r>
        <w:r w:rsidR="005E6239">
          <w:t>.</w:t>
        </w:r>
      </w:ins>
      <w:del w:id="676" w:author="Jonathan Drummey" w:date="2016-04-07T09:17:00Z">
        <w:r w:rsidRPr="003269C1">
          <w:rPr>
            <w:sz w:val="14"/>
            <w:rPrChange w:id="677" w:author="Matthew Coles" w:date="2016-03-30T15:44:00Z">
              <w:rPr/>
            </w:rPrChange>
          </w:rPr>
          <w:delText>&gt;</w:delText>
        </w:r>
        <w:r w:rsidR="00621801" w:rsidRPr="003269C1">
          <w:rPr>
            <w:sz w:val="14"/>
            <w:rPrChange w:id="678" w:author="Matthew Coles" w:date="2016-03-30T15:44:00Z">
              <w:rPr/>
            </w:rPrChange>
          </w:rPr>
          <w:delText>”</w:delText>
        </w:r>
      </w:del>
    </w:p>
    <w:p w14:paraId="2D3EADF8" w14:textId="77777777" w:rsidR="003269C1" w:rsidRDefault="005E6239">
      <w:pPr>
        <w:rPr>
          <w:ins w:id="679" w:author="Matthew Coles" w:date="2016-03-30T15:45:00Z"/>
        </w:rPr>
      </w:pPr>
      <w:del w:id="680" w:author="Matthew Coles" w:date="2016-03-30T15:44:00Z">
        <w:r w:rsidDel="003269C1">
          <w:delText xml:space="preserve">. </w:delText>
        </w:r>
      </w:del>
      <w:r>
        <w:t xml:space="preserve">By using the </w:t>
      </w:r>
      <w:r w:rsidRPr="00394D17">
        <w:rPr>
          <w:b/>
        </w:rPr>
        <w:t>|filename</w:t>
      </w:r>
      <w:r>
        <w:t xml:space="preserve"> option we can use our own text, for example</w:t>
      </w:r>
      <w:ins w:id="681" w:author="Matthew Coles" w:date="2016-03-30T15:45:00Z">
        <w:r w:rsidR="003269C1">
          <w:t>:</w:t>
        </w:r>
      </w:ins>
    </w:p>
    <w:p w14:paraId="4788D0D3" w14:textId="77777777" w:rsidR="003269C1" w:rsidRDefault="005E6239">
      <w:pPr>
        <w:ind w:firstLine="720"/>
        <w:rPr>
          <w:ins w:id="682" w:author="Matthew Coles" w:date="2016-03-30T15:45:00Z"/>
        </w:rPr>
        <w:pPrChange w:id="683" w:author="Matthew Coles" w:date="2016-03-30T15:45:00Z">
          <w:pPr/>
        </w:pPrChange>
      </w:pPr>
      <w:del w:id="684" w:author="Matthew Coles" w:date="2016-03-30T15:45:00Z">
        <w:r w:rsidDel="003269C1">
          <w:delText xml:space="preserve"> </w:delText>
        </w:r>
      </w:del>
      <w:r>
        <w:t>VIZ_LINK(VizAlertsDemo/Shipping</w:t>
      </w:r>
      <w:r w:rsidR="00F47B8C">
        <w:t>?Region=East</w:t>
      </w:r>
      <w:r>
        <w:t>|filenam</w:t>
      </w:r>
      <w:r w:rsidR="00F47B8C">
        <w:t>e=Shipping Dashboard)</w:t>
      </w:r>
      <w:ins w:id="685" w:author="Jonathan Drummey" w:date="2016-04-07T09:17:00Z">
        <w:r w:rsidR="00C6342D">
          <w:t xml:space="preserve"> </w:t>
        </w:r>
      </w:ins>
    </w:p>
    <w:p w14:paraId="43AAC6A9" w14:textId="77777777" w:rsidR="003269C1" w:rsidRDefault="00F47B8C">
      <w:pPr>
        <w:rPr>
          <w:ins w:id="686" w:author="Matthew Coles" w:date="2016-03-30T15:45:00Z"/>
        </w:rPr>
      </w:pPr>
      <w:del w:id="687" w:author="Matthew Coles" w:date="2016-03-30T15:45:00Z">
        <w:r w:rsidDel="003269C1">
          <w:delText xml:space="preserve"> w</w:delText>
        </w:r>
      </w:del>
      <w:ins w:id="688" w:author="Matthew Coles" w:date="2016-03-30T15:45:00Z">
        <w:r w:rsidR="003269C1">
          <w:t>…w</w:t>
        </w:r>
      </w:ins>
      <w:r>
        <w:t xml:space="preserve">ould generate </w:t>
      </w:r>
      <w:ins w:id="689" w:author="Jonathan Drummey" w:date="2016-04-07T09:17:00Z">
        <w:r w:rsidR="00C6342D">
          <w:t xml:space="preserve">the following </w:t>
        </w:r>
      </w:ins>
      <w:r>
        <w:t>HTML</w:t>
      </w:r>
      <w:ins w:id="690" w:author="Jonathan Drummey" w:date="2016-04-07T09:17:00Z">
        <w:r w:rsidR="00C6342D">
          <w:t>:</w:t>
        </w:r>
      </w:ins>
      <w:del w:id="691" w:author="Jonathan Drummey" w:date="2016-04-07T09:17:00Z">
        <w:r>
          <w:delText xml:space="preserve"> like</w:delText>
        </w:r>
      </w:del>
      <w:ins w:id="692" w:author="Matthew Coles" w:date="2016-03-30T15:45:00Z">
        <w:r w:rsidR="003269C1">
          <w:t>:</w:t>
        </w:r>
      </w:ins>
      <w:del w:id="693" w:author="Matthew Coles" w:date="2016-03-30T15:45:00Z">
        <w:r w:rsidDel="003269C1">
          <w:delText xml:space="preserve"> </w:delText>
        </w:r>
      </w:del>
    </w:p>
    <w:p w14:paraId="654C3F0B" w14:textId="09941757" w:rsidR="00394D17" w:rsidRDefault="00F47B8C" w:rsidP="00C6342D">
      <w:pPr>
        <w:ind w:left="720" w:right="1440"/>
        <w:rPr>
          <w:rPrChange w:id="694" w:author="Jonathan Drummey" w:date="2016-04-07T09:17:00Z">
            <w:rPr>
              <w:sz w:val="14"/>
            </w:rPr>
          </w:rPrChange>
        </w:rPr>
        <w:pPrChange w:id="695" w:author="Jonathan Drummey" w:date="2016-04-07T09:17:00Z">
          <w:pPr>
            <w:ind w:firstLine="720"/>
          </w:pPr>
        </w:pPrChange>
      </w:pPr>
      <w:ins w:id="696" w:author="Jonathan Drummey" w:date="2016-04-07T09:17:00Z">
        <w:r>
          <w:t>&lt;</w:t>
        </w:r>
      </w:ins>
      <w:del w:id="697" w:author="Jonathan Drummey" w:date="2016-04-07T09:17:00Z">
        <w:r w:rsidR="00621801" w:rsidRPr="003269C1">
          <w:rPr>
            <w:sz w:val="14"/>
            <w:rPrChange w:id="698" w:author="Matthew Coles" w:date="2016-03-30T15:45:00Z">
              <w:rPr/>
            </w:rPrChange>
          </w:rPr>
          <w:delText>“</w:delText>
        </w:r>
        <w:r w:rsidRPr="003269C1">
          <w:rPr>
            <w:sz w:val="14"/>
            <w:rPrChange w:id="699" w:author="Matthew Coles" w:date="2016-03-30T15:45:00Z">
              <w:rPr/>
            </w:rPrChange>
          </w:rPr>
          <w:delText>&lt;</w:delText>
        </w:r>
      </w:del>
      <w:r>
        <w:rPr>
          <w:rPrChange w:id="700" w:author="Jonathan Drummey" w:date="2016-04-07T09:17:00Z">
            <w:rPr>
              <w:sz w:val="14"/>
            </w:rPr>
          </w:rPrChange>
        </w:rPr>
        <w:t>a href=</w:t>
      </w:r>
      <w:r w:rsidR="00621801">
        <w:rPr>
          <w:rPrChange w:id="701" w:author="Jonathan Drummey" w:date="2016-04-07T09:17:00Z">
            <w:rPr>
              <w:sz w:val="14"/>
            </w:rPr>
          </w:rPrChange>
        </w:rPr>
        <w:t>”</w:t>
      </w:r>
      <w:r w:rsidRPr="00F47B8C">
        <w:rPr>
          <w:rPrChange w:id="702" w:author="Jonathan Drummey" w:date="2016-04-07T09:17:00Z">
            <w:rPr>
              <w:sz w:val="14"/>
            </w:rPr>
          </w:rPrChange>
        </w:rPr>
        <w:t>http://myTableauServer/views/ VizAlertsDemo/Shipping?Region=East</w:t>
      </w:r>
      <w:r w:rsidR="00621801">
        <w:rPr>
          <w:rPrChange w:id="703" w:author="Jonathan Drummey" w:date="2016-04-07T09:17:00Z">
            <w:rPr>
              <w:sz w:val="14"/>
            </w:rPr>
          </w:rPrChange>
        </w:rPr>
        <w:t>”</w:t>
      </w:r>
      <w:r>
        <w:rPr>
          <w:rPrChange w:id="704" w:author="Jonathan Drummey" w:date="2016-04-07T09:17:00Z">
            <w:rPr>
              <w:sz w:val="14"/>
            </w:rPr>
          </w:rPrChange>
        </w:rPr>
        <w:t>&gt;Shipping Dashboard&lt;/a</w:t>
      </w:r>
      <w:ins w:id="705" w:author="Jonathan Drummey" w:date="2016-04-07T09:17:00Z">
        <w:r>
          <w:t>&gt;</w:t>
        </w:r>
      </w:ins>
      <w:del w:id="706" w:author="Jonathan Drummey" w:date="2016-04-07T09:17:00Z">
        <w:r w:rsidRPr="003269C1">
          <w:rPr>
            <w:sz w:val="14"/>
            <w:rPrChange w:id="707" w:author="Matthew Coles" w:date="2016-03-30T15:45:00Z">
              <w:rPr/>
            </w:rPrChange>
          </w:rPr>
          <w:delText>&gt;</w:delText>
        </w:r>
        <w:r w:rsidR="00621801" w:rsidRPr="003269C1">
          <w:rPr>
            <w:sz w:val="14"/>
            <w:rPrChange w:id="708" w:author="Matthew Coles" w:date="2016-03-30T15:45:00Z">
              <w:rPr/>
            </w:rPrChange>
          </w:rPr>
          <w:delText>”</w:delText>
        </w:r>
      </w:del>
      <w:del w:id="709" w:author="Matthew Coles" w:date="2016-03-30T15:45:00Z">
        <w:r w:rsidR="00621801" w:rsidRPr="003269C1" w:rsidDel="003269C1">
          <w:rPr>
            <w:sz w:val="14"/>
            <w:rPrChange w:id="710" w:author="Matthew Coles" w:date="2016-03-30T15:45:00Z">
              <w:rPr/>
            </w:rPrChange>
          </w:rPr>
          <w:delText>.</w:delText>
        </w:r>
      </w:del>
    </w:p>
    <w:p w14:paraId="37C29A7A" w14:textId="0F71C420" w:rsidR="00C6342D" w:rsidRDefault="00394D17" w:rsidP="00025701">
      <w:pPr>
        <w:rPr>
          <w:ins w:id="711" w:author="Jonathan Drummey" w:date="2016-04-07T09:17:00Z"/>
        </w:rPr>
      </w:pPr>
      <w:r>
        <w:t>If you leave the |filename option blank</w:t>
      </w:r>
      <w:ins w:id="712" w:author="Matthew Coles" w:date="2016-03-30T15:46:00Z">
        <w:r w:rsidR="003269C1">
          <w:t>,</w:t>
        </w:r>
      </w:ins>
      <w:r>
        <w:t xml:space="preserve"> then VizAlerts will use the </w:t>
      </w:r>
      <w:ins w:id="713" w:author="Jonathan Drummey" w:date="2016-04-07T09:17:00Z">
        <w:r w:rsidR="00C6342D">
          <w:t>workbook</w:t>
        </w:r>
        <w:r w:rsidR="00F12C58">
          <w:t>/</w:t>
        </w:r>
      </w:ins>
      <w:commentRangeStart w:id="714"/>
      <w:del w:id="715" w:author="Jonathan Drummey" w:date="2016-04-07T09:17:00Z">
        <w:r w:rsidR="00F47B8C">
          <w:delText xml:space="preserve">default </w:delText>
        </w:r>
      </w:del>
      <w:r>
        <w:t>view reference</w:t>
      </w:r>
      <w:commentRangeEnd w:id="714"/>
      <w:ins w:id="716" w:author="Jonathan Drummey" w:date="2016-04-07T09:17:00Z">
        <w:r w:rsidR="00F12C58">
          <w:t xml:space="preserve"> so VIZ_LINK(Vi</w:t>
        </w:r>
        <w:r w:rsidR="00C6342D">
          <w:t>zAlertsDemo/Shipping</w:t>
        </w:r>
        <w:r w:rsidR="00C6342D" w:rsidRPr="00F47B8C">
          <w:t>?Region=East</w:t>
        </w:r>
        <w:r w:rsidR="00C6342D">
          <w:t>) would create the following HTML:</w:t>
        </w:r>
      </w:ins>
    </w:p>
    <w:p w14:paraId="6E37228C" w14:textId="40F2DB15" w:rsidR="00C6342D" w:rsidRDefault="00C6342D" w:rsidP="00C6342D">
      <w:pPr>
        <w:ind w:left="720" w:right="1440"/>
        <w:rPr>
          <w:ins w:id="717" w:author="Jonathan Drummey" w:date="2016-04-07T09:17:00Z"/>
        </w:rPr>
      </w:pPr>
      <w:ins w:id="718" w:author="Jonathan Drummey" w:date="2016-04-07T09:17:00Z">
        <w:r>
          <w:t>&lt;a href=”</w:t>
        </w:r>
        <w:r w:rsidRPr="00F47B8C">
          <w:t>http://myTableauServer/views/ VizAlertsDemo/Shipping?Region=East</w:t>
        </w:r>
        <w:r>
          <w:t>”&gt;VizAlertsDemo/Shipping</w:t>
        </w:r>
        <w:r w:rsidRPr="00F47B8C">
          <w:t>?Region=East</w:t>
        </w:r>
        <w:r>
          <w:t>&lt;/a&gt;</w:t>
        </w:r>
      </w:ins>
    </w:p>
    <w:p w14:paraId="2D98AE0C" w14:textId="76CED9BF" w:rsidR="00C6342D" w:rsidRDefault="00C6342D" w:rsidP="00025701">
      <w:pPr>
        <w:rPr>
          <w:ins w:id="719" w:author="Jonathan Drummey" w:date="2016-04-07T09:17:00Z"/>
        </w:rPr>
      </w:pPr>
      <w:ins w:id="720" w:author="Jonathan Drummey" w:date="2016-04-07T09:17:00Z">
        <w:r>
          <w:lastRenderedPageBreak/>
          <w:t xml:space="preserve">If you have no custom view reference at all and just use VIZ_LINK() then the HTML will be use the  workbook/view of the trigger view. </w:t>
        </w:r>
      </w:ins>
    </w:p>
    <w:p w14:paraId="5607EF7E" w14:textId="77777777" w:rsidR="003269C1" w:rsidRDefault="003269C1" w:rsidP="00025701">
      <w:pPr>
        <w:rPr>
          <w:ins w:id="721" w:author="Matthew Coles" w:date="2016-03-30T15:47:00Z"/>
        </w:rPr>
      </w:pPr>
      <w:del w:id="722" w:author="Jonathan Drummey" w:date="2016-04-07T09:17:00Z">
        <w:r>
          <w:rPr>
            <w:rStyle w:val="CommentReference"/>
          </w:rPr>
          <w:commentReference w:id="714"/>
        </w:r>
        <w:r w:rsidR="00394D17">
          <w:delText xml:space="preserve">. </w:delText>
        </w:r>
      </w:del>
      <w:r w:rsidR="00394D17">
        <w:t xml:space="preserve">If you want the </w:t>
      </w:r>
      <w:r w:rsidR="00621801">
        <w:t>generated</w:t>
      </w:r>
      <w:r w:rsidR="00394D17">
        <w:t xml:space="preserve"> to be just the </w:t>
      </w:r>
      <w:r w:rsidR="00621801">
        <w:t>http: hyperlink</w:t>
      </w:r>
      <w:r w:rsidR="00394D17">
        <w:t xml:space="preserve"> then use the </w:t>
      </w:r>
      <w:r w:rsidR="00394D17" w:rsidRPr="00394D17">
        <w:rPr>
          <w:b/>
        </w:rPr>
        <w:t>|rawlink</w:t>
      </w:r>
      <w:r w:rsidR="00394D17">
        <w:t xml:space="preserve"> option, for example</w:t>
      </w:r>
      <w:ins w:id="723" w:author="Matthew Coles" w:date="2016-03-30T15:47:00Z">
        <w:r>
          <w:t>:</w:t>
        </w:r>
      </w:ins>
    </w:p>
    <w:p w14:paraId="524ECD53" w14:textId="77777777" w:rsidR="003269C1" w:rsidRDefault="00394D17">
      <w:pPr>
        <w:ind w:firstLine="720"/>
        <w:rPr>
          <w:ins w:id="724" w:author="Matthew Coles" w:date="2016-03-30T15:47:00Z"/>
        </w:rPr>
        <w:pPrChange w:id="725" w:author="Matthew Coles" w:date="2016-03-30T15:47:00Z">
          <w:pPr/>
        </w:pPrChange>
      </w:pPr>
      <w:del w:id="726" w:author="Matthew Coles" w:date="2016-03-30T15:47:00Z">
        <w:r w:rsidDel="003269C1">
          <w:delText xml:space="preserve"> </w:delText>
        </w:r>
      </w:del>
      <w:r>
        <w:t>VIZ_LINK(VizAlertsDemo/Shipping</w:t>
      </w:r>
      <w:r w:rsidR="00F47B8C">
        <w:t>?Region=East|rawlink)</w:t>
      </w:r>
      <w:del w:id="727" w:author="Matthew Coles" w:date="2016-03-30T15:47:00Z">
        <w:r w:rsidR="00F47B8C" w:rsidDel="003269C1">
          <w:delText xml:space="preserve"> </w:delText>
        </w:r>
      </w:del>
    </w:p>
    <w:p w14:paraId="0869C3DB" w14:textId="77777777" w:rsidR="003269C1" w:rsidRDefault="003269C1">
      <w:pPr>
        <w:rPr>
          <w:ins w:id="728" w:author="Matthew Coles" w:date="2016-03-30T15:47:00Z"/>
        </w:rPr>
      </w:pPr>
      <w:ins w:id="729" w:author="Matthew Coles" w:date="2016-03-30T15:47:00Z">
        <w:r>
          <w:t>…</w:t>
        </w:r>
      </w:ins>
      <w:r w:rsidR="00F47B8C">
        <w:t>would generate just</w:t>
      </w:r>
      <w:ins w:id="730" w:author="Matthew Coles" w:date="2016-03-30T15:47:00Z">
        <w:r>
          <w:t>:</w:t>
        </w:r>
      </w:ins>
    </w:p>
    <w:p w14:paraId="3CA11101" w14:textId="6C0B57C5" w:rsidR="00373844" w:rsidRDefault="00F47B8C" w:rsidP="00D26832">
      <w:pPr>
        <w:ind w:firstLine="720"/>
      </w:pPr>
      <w:del w:id="731" w:author="Matthew Coles" w:date="2016-03-30T15:47:00Z">
        <w:r w:rsidDel="003269C1">
          <w:delText xml:space="preserve"> </w:delText>
        </w:r>
      </w:del>
      <w:del w:id="732" w:author="Jonathan Drummey" w:date="2016-04-07T09:17:00Z">
        <w:r w:rsidR="00621801">
          <w:delText>“</w:delText>
        </w:r>
      </w:del>
      <w:r w:rsidRPr="00F47B8C">
        <w:t>http://myTableauServer/views/ VizAlertsDemo/Shipping?Region=East</w:t>
      </w:r>
      <w:del w:id="733" w:author="Jonathan Drummey" w:date="2016-04-07T09:17:00Z">
        <w:r w:rsidR="00621801">
          <w:delText>”</w:delText>
        </w:r>
      </w:del>
      <w:ins w:id="734" w:author="Matthew Coles" w:date="2016-03-30T15:47:00Z">
        <w:r w:rsidR="003269C1">
          <w:br/>
        </w:r>
      </w:ins>
      <w:del w:id="735" w:author="Matthew Coles" w:date="2016-03-30T15:47:00Z">
        <w:r w:rsidDel="003269C1">
          <w:delText>.</w:delText>
        </w:r>
        <w:r w:rsidR="00621801" w:rsidDel="003269C1">
          <w:delText xml:space="preserve"> </w:delText>
        </w:r>
      </w:del>
    </w:p>
    <w:p w14:paraId="6CF89CB2" w14:textId="3670CEC8" w:rsidR="00373844" w:rsidRDefault="00373844" w:rsidP="00415AC2">
      <w:pPr>
        <w:pStyle w:val="Heading3"/>
      </w:pPr>
      <w:bookmarkStart w:id="736" w:name="_Toc447637997"/>
      <w:bookmarkStart w:id="737" w:name="_Toc447790157"/>
      <w:r>
        <w:t>Hyperlinked Inline Images</w:t>
      </w:r>
      <w:r w:rsidR="00621801">
        <w:t>: |vizlink</w:t>
      </w:r>
      <w:bookmarkEnd w:id="736"/>
      <w:bookmarkEnd w:id="737"/>
    </w:p>
    <w:p w14:paraId="58EBA080" w14:textId="373F1696" w:rsidR="00373844" w:rsidRDefault="00373844" w:rsidP="00373844">
      <w:r>
        <w:t xml:space="preserve">When VIZ_IMAGE() is used to embed images inline we might want to make the image clickable so that users will automatically go to the Tableau Server view. Adding </w:t>
      </w:r>
      <w:r w:rsidRPr="00394D17">
        <w:rPr>
          <w:b/>
        </w:rPr>
        <w:t>|vizlink</w:t>
      </w:r>
      <w:r>
        <w:t xml:space="preserve"> after the custom view </w:t>
      </w:r>
      <w:r w:rsidR="005E6239">
        <w:t>tells VizAlerts to add a hyperlink to the image. For example VIZ_IMAGE(VizAlertsDemo/Product?R</w:t>
      </w:r>
      <w:r w:rsidR="00394D17">
        <w:t>egion=East|vizlink) would make the inline image als</w:t>
      </w:r>
      <w:r w:rsidR="00621801">
        <w:t>o a hyperlink back to the image on Tableau Server.</w:t>
      </w:r>
    </w:p>
    <w:p w14:paraId="52EE0AB0" w14:textId="77777777" w:rsidR="00394D17" w:rsidRPr="00373844" w:rsidRDefault="00394D17" w:rsidP="00373844"/>
    <w:p w14:paraId="52080461" w14:textId="0A524333" w:rsidR="00025701" w:rsidRDefault="00025701" w:rsidP="00415AC2">
      <w:pPr>
        <w:pStyle w:val="Heading3"/>
      </w:pPr>
      <w:bookmarkStart w:id="738" w:name="_Toc447637998"/>
      <w:bookmarkStart w:id="739" w:name="_Toc447790158"/>
      <w:r>
        <w:t>Merg</w:t>
      </w:r>
      <w:r w:rsidR="00415AC2">
        <w:t>e Multiple PDFs</w:t>
      </w:r>
      <w:r w:rsidR="00621801">
        <w:t xml:space="preserve"> : |mergepdf</w:t>
      </w:r>
      <w:bookmarkEnd w:id="738"/>
      <w:bookmarkEnd w:id="739"/>
    </w:p>
    <w:p w14:paraId="189CEA90" w14:textId="2C2583F2" w:rsidR="00025701" w:rsidRDefault="00415AC2" w:rsidP="00025701">
      <w:r>
        <w:t xml:space="preserve">If there are multiple PDFs in </w:t>
      </w:r>
      <w:r w:rsidR="00621801">
        <w:t>a single VizAlerts</w:t>
      </w:r>
      <w:r>
        <w:t xml:space="preserve"> email it’s possible to merge sets of them together into one or more PDFs. T</w:t>
      </w:r>
      <w:r w:rsidR="00025701">
        <w:t>his option requires</w:t>
      </w:r>
      <w:r>
        <w:t xml:space="preserve"> that a custom </w:t>
      </w:r>
      <w:r w:rsidR="00621801" w:rsidRPr="00621801">
        <w:rPr>
          <w:b/>
        </w:rPr>
        <w:t>|</w:t>
      </w:r>
      <w:r w:rsidRPr="00621801">
        <w:rPr>
          <w:b/>
        </w:rPr>
        <w:t>filename</w:t>
      </w:r>
      <w:r>
        <w:t xml:space="preserve"> be used for each output PDF that you want</w:t>
      </w:r>
      <w:r w:rsidR="00621801">
        <w:t>. T</w:t>
      </w:r>
      <w:r>
        <w:t xml:space="preserve">he option is configured by adding </w:t>
      </w:r>
      <w:r w:rsidRPr="00415AC2">
        <w:rPr>
          <w:b/>
        </w:rPr>
        <w:t>|mergepdf</w:t>
      </w:r>
      <w:r>
        <w:t xml:space="preserve"> to the content reference argument.</w:t>
      </w:r>
      <w:r w:rsidR="00CB236B">
        <w:t xml:space="preserve"> For example an email might have two content references VIZ_PDF(VizAlertsDemo/Overview?Region=East|filename=East</w:t>
      </w:r>
      <w:r w:rsidR="00427242">
        <w:t>Sales</w:t>
      </w:r>
      <w:r w:rsidR="00CB236B">
        <w:t>|mergepdf) and VIZ_PDF(VizAlertsDemo/Product?Region=East|filename=East</w:t>
      </w:r>
      <w:r w:rsidR="00427242">
        <w:t>Sales</w:t>
      </w:r>
      <w:r w:rsidR="00CB236B">
        <w:t>|mergepdf) those would be merged into a single East</w:t>
      </w:r>
      <w:r w:rsidR="00427242">
        <w:t>Sales</w:t>
      </w:r>
      <w:r w:rsidR="00CB236B">
        <w:t>.pdf attachment.</w:t>
      </w:r>
      <w:r w:rsidR="00451370">
        <w:t xml:space="preserve"> See below for more details on merging PDFs.</w:t>
      </w:r>
      <w:r w:rsidR="009508D2">
        <w:br/>
      </w:r>
    </w:p>
    <w:p w14:paraId="1DC40B9B" w14:textId="3A299EAF" w:rsidR="00415AC2" w:rsidRDefault="009508D2" w:rsidP="009508D2">
      <w:pPr>
        <w:pStyle w:val="Heading2"/>
      </w:pPr>
      <w:bookmarkStart w:id="740" w:name="_Toc447637999"/>
      <w:bookmarkStart w:id="741" w:name="_Toc447790159"/>
      <w:r>
        <w:t>Appended (non-inline) Attachments</w:t>
      </w:r>
      <w:bookmarkEnd w:id="740"/>
      <w:bookmarkEnd w:id="741"/>
    </w:p>
    <w:p w14:paraId="3189329C" w14:textId="5C00986D" w:rsidR="00427242" w:rsidRDefault="009508D2" w:rsidP="009508D2">
      <w:r>
        <w:t xml:space="preserve">We can add one or more content references to the </w:t>
      </w:r>
      <w:r w:rsidRPr="00427242">
        <w:rPr>
          <w:b/>
        </w:rPr>
        <w:t>Email Attachment ~</w:t>
      </w:r>
      <w:r>
        <w:t xml:space="preserve"> field to append </w:t>
      </w:r>
      <w:r w:rsidR="00427242">
        <w:t xml:space="preserve">non-inline file </w:t>
      </w:r>
      <w:r>
        <w:t>attachments</w:t>
      </w:r>
      <w:r w:rsidR="00427242">
        <w:t xml:space="preserve"> of downloaded views</w:t>
      </w:r>
      <w:r>
        <w:t xml:space="preserve">. </w:t>
      </w:r>
      <w:r w:rsidR="009A161D">
        <w:t>For example</w:t>
      </w:r>
      <w:r w:rsidR="00427242">
        <w:t>, the VizAlertsDemo</w:t>
      </w:r>
      <w:ins w:id="742" w:author="Jonathan Drummey" w:date="2016-04-07T09:17:00Z">
        <w:r w:rsidR="00CC547D">
          <w:t>/</w:t>
        </w:r>
      </w:ins>
      <w:del w:id="743" w:author="Jonathan Drummey" w:date="2016-04-07T09:17:00Z">
        <w:r w:rsidR="00427242">
          <w:delText>\</w:delText>
        </w:r>
      </w:del>
      <w:r w:rsidR="00427242">
        <w:t>AdvancedAlertsDemo worksheet has a set of content references that include two merged PDFs and a CSV:</w:t>
      </w:r>
    </w:p>
    <w:p w14:paraId="544B69FA" w14:textId="0CE34916" w:rsidR="00427242" w:rsidRDefault="00427242" w:rsidP="009508D2">
      <w:r w:rsidRPr="00427242">
        <w:rPr>
          <w:noProof/>
        </w:rPr>
        <w:drawing>
          <wp:inline distT="0" distB="0" distL="0" distR="0" wp14:anchorId="0677817A" wp14:editId="001215E9">
            <wp:extent cx="5943600" cy="12198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219835"/>
                    </a:xfrm>
                    <a:prstGeom prst="rect">
                      <a:avLst/>
                    </a:prstGeom>
                  </pic:spPr>
                </pic:pic>
              </a:graphicData>
            </a:graphic>
          </wp:inline>
        </w:drawing>
      </w:r>
    </w:p>
    <w:p w14:paraId="0E8CB47E" w14:textId="0ED51927" w:rsidR="009508D2" w:rsidRDefault="009508D2" w:rsidP="009508D2">
      <w:r>
        <w:t xml:space="preserve">These show up in our email </w:t>
      </w:r>
      <w:r w:rsidR="00427242">
        <w:t>application as file attachments to the message:</w:t>
      </w:r>
    </w:p>
    <w:p w14:paraId="3D8F6EFE" w14:textId="7D0F8137" w:rsidR="009508D2" w:rsidRDefault="00427242" w:rsidP="009508D2">
      <w:r w:rsidRPr="00427242">
        <w:rPr>
          <w:noProof/>
        </w:rPr>
        <w:lastRenderedPageBreak/>
        <w:drawing>
          <wp:inline distT="0" distB="0" distL="0" distR="0" wp14:anchorId="56DD0B4C" wp14:editId="5EE4E592">
            <wp:extent cx="5943600" cy="28848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884805"/>
                    </a:xfrm>
                    <a:prstGeom prst="rect">
                      <a:avLst/>
                    </a:prstGeom>
                  </pic:spPr>
                </pic:pic>
              </a:graphicData>
            </a:graphic>
          </wp:inline>
        </w:drawing>
      </w:r>
    </w:p>
    <w:p w14:paraId="70E3F58B" w14:textId="2032A883" w:rsidR="009508D2" w:rsidRDefault="00427242" w:rsidP="009508D2">
      <w:r>
        <w:br/>
      </w:r>
      <w:r w:rsidR="00AE68B3">
        <w:t xml:space="preserve">CSVs and PDFs </w:t>
      </w:r>
      <w:r w:rsidR="009508D2">
        <w:t>can only be included in VizAlerts emails as appended attachments, PNG attachments can be included inline in the body, footer, and</w:t>
      </w:r>
      <w:r w:rsidR="00451370">
        <w:t>/or</w:t>
      </w:r>
      <w:r w:rsidR="009508D2">
        <w:t xml:space="preserve"> header, or be appended.</w:t>
      </w:r>
    </w:p>
    <w:p w14:paraId="0AC7195B" w14:textId="60E5F58E" w:rsidR="009508D2" w:rsidRDefault="009508D2" w:rsidP="009508D2">
      <w:r>
        <w:t>If we want to append multiple attachments to a given email there are two ways this can be configured:</w:t>
      </w:r>
    </w:p>
    <w:p w14:paraId="523E46A9" w14:textId="7BCD956F" w:rsidR="009508D2" w:rsidRDefault="009508D2" w:rsidP="009508D2">
      <w:pPr>
        <w:pStyle w:val="ListParagraph"/>
        <w:numPr>
          <w:ilvl w:val="0"/>
          <w:numId w:val="22"/>
        </w:numPr>
      </w:pPr>
      <w:r>
        <w:t>Put multiple content references into a single Email Attachment ~ field</w:t>
      </w:r>
      <w:r w:rsidR="00427242">
        <w:t xml:space="preserve"> as in the above example.</w:t>
      </w:r>
    </w:p>
    <w:p w14:paraId="15CBC972" w14:textId="47F38B2E" w:rsidR="009508D2" w:rsidRDefault="009508D2" w:rsidP="009508D2">
      <w:pPr>
        <w:pStyle w:val="ListParagraph"/>
        <w:numPr>
          <w:ilvl w:val="0"/>
          <w:numId w:val="22"/>
        </w:numPr>
      </w:pPr>
      <w:r>
        <w:t>Use consolidated emails. All appended attachments in all rows for a given consolidated email will be attached. See the Consolidated Emails section below for more info.</w:t>
      </w:r>
    </w:p>
    <w:p w14:paraId="3859295A" w14:textId="63E890AC" w:rsidR="005E6239" w:rsidRDefault="005E6239" w:rsidP="005E6239">
      <w:r>
        <w:t>Note that VizAlerts will prevent collisions in filenames, if you try to make totally different attachments in the same email have the have the same filename then VizAlerts will revert to the default filenames for the 2</w:t>
      </w:r>
      <w:r w:rsidRPr="005E6239">
        <w:rPr>
          <w:vertAlign w:val="superscript"/>
        </w:rPr>
        <w:t>nd</w:t>
      </w:r>
      <w:r>
        <w:t xml:space="preserve"> and successive attachments. If you want to merge multiple PDFs into the same filename then you can use the </w:t>
      </w:r>
      <w:r w:rsidRPr="005E6239">
        <w:rPr>
          <w:b/>
        </w:rPr>
        <w:t>|mergepdf</w:t>
      </w:r>
      <w:r>
        <w:t xml:space="preserve"> option.</w:t>
      </w:r>
    </w:p>
    <w:p w14:paraId="146EBA56" w14:textId="77777777" w:rsidR="005E6239" w:rsidRPr="009508D2" w:rsidRDefault="005E6239" w:rsidP="005E6239"/>
    <w:p w14:paraId="02354FAD" w14:textId="3101F14A" w:rsidR="009508D2" w:rsidRDefault="009508D2" w:rsidP="009508D2">
      <w:pPr>
        <w:pStyle w:val="Heading2"/>
      </w:pPr>
      <w:bookmarkStart w:id="744" w:name="_Ref447110119"/>
      <w:bookmarkStart w:id="745" w:name="_Toc447638000"/>
      <w:bookmarkStart w:id="746" w:name="_Toc447790160"/>
      <w:r>
        <w:t>Consolidated Emails</w:t>
      </w:r>
      <w:bookmarkEnd w:id="744"/>
      <w:bookmarkEnd w:id="745"/>
      <w:bookmarkEnd w:id="746"/>
    </w:p>
    <w:p w14:paraId="710A3E38" w14:textId="76761A9C" w:rsidR="009508D2" w:rsidRDefault="009508D2" w:rsidP="009508D2">
      <w:r>
        <w:t xml:space="preserve">There are a </w:t>
      </w:r>
      <w:r w:rsidR="009A161D">
        <w:t>few</w:t>
      </w:r>
      <w:r>
        <w:t xml:space="preserve"> u</w:t>
      </w:r>
      <w:r w:rsidR="009A161D">
        <w:t>se cases for consolidated multiple alerts into a single email:</w:t>
      </w:r>
    </w:p>
    <w:p w14:paraId="7C0280CC" w14:textId="6119E923" w:rsidR="009A161D" w:rsidRDefault="009A161D" w:rsidP="009A161D">
      <w:pPr>
        <w:pStyle w:val="ListParagraph"/>
        <w:numPr>
          <w:ilvl w:val="0"/>
          <w:numId w:val="23"/>
        </w:numPr>
      </w:pPr>
      <w:r>
        <w:t>VizAlerts is so awesome that your users sign up for a ton of alerts! But then they get bombarded with emails. By consolidating emails their inbox won’t be quite so full.</w:t>
      </w:r>
    </w:p>
    <w:p w14:paraId="69EF6EE5" w14:textId="61DCFCA2" w:rsidR="009A161D" w:rsidRDefault="009A161D" w:rsidP="00025701">
      <w:pPr>
        <w:pStyle w:val="ListParagraph"/>
        <w:numPr>
          <w:ilvl w:val="0"/>
          <w:numId w:val="23"/>
        </w:numPr>
      </w:pPr>
      <w:r>
        <w:t>There’s a manager who wants to get individualized dashboards for each of her direct reports but doesn’t want an email for each person, just one email with all of the reports.</w:t>
      </w:r>
    </w:p>
    <w:p w14:paraId="226E5FF6" w14:textId="20D9A872" w:rsidR="00AE68B3" w:rsidRDefault="009A161D" w:rsidP="009A161D">
      <w:pPr>
        <w:pStyle w:val="ListParagraph"/>
        <w:numPr>
          <w:ilvl w:val="0"/>
          <w:numId w:val="23"/>
        </w:numPr>
      </w:pPr>
      <w:r>
        <w:t>You want to generate an image or PDF for each region, product category, customer segment, etc. but can’t get the Pages Shelf to do what you want. VizAlerts can come to your rescue!</w:t>
      </w:r>
    </w:p>
    <w:p w14:paraId="237772FB" w14:textId="47D3D5DD" w:rsidR="00AE68B3" w:rsidRDefault="00AE68B3" w:rsidP="00AE68B3">
      <w:r>
        <w:t xml:space="preserve">Consolidated emails are turned on by having </w:t>
      </w:r>
      <w:r w:rsidRPr="00AE68B3">
        <w:rPr>
          <w:b/>
        </w:rPr>
        <w:t>Email Consolidate ~</w:t>
      </w:r>
      <w:r>
        <w:t xml:space="preserve"> in the trigger view. When this field is present in the trigger view, rather than sending </w:t>
      </w:r>
      <w:r w:rsidRPr="00AE68B3">
        <w:rPr>
          <w:b/>
        </w:rPr>
        <w:t>one email per row</w:t>
      </w:r>
      <w:r>
        <w:t xml:space="preserve"> of data, VizAlerts will </w:t>
      </w:r>
      <w:r>
        <w:lastRenderedPageBreak/>
        <w:t xml:space="preserve">consolidate the Body field </w:t>
      </w:r>
      <w:r w:rsidR="00A44BE4">
        <w:t xml:space="preserve">and appended attachments </w:t>
      </w:r>
      <w:r>
        <w:t xml:space="preserve">across </w:t>
      </w:r>
      <w:r w:rsidRPr="00AE68B3">
        <w:rPr>
          <w:b/>
        </w:rPr>
        <w:t>multiple rows</w:t>
      </w:r>
      <w:r>
        <w:t xml:space="preserve">, as long as the Subject and </w:t>
      </w:r>
      <w:r w:rsidRPr="00AE68B3">
        <w:rPr>
          <w:b/>
        </w:rPr>
        <w:t>all</w:t>
      </w:r>
      <w:r>
        <w:t xml:space="preserve"> recipient fields (To, From, CC, BCC) are the same. </w:t>
      </w:r>
      <w:r w:rsidR="0019407C">
        <w:t>So in this view below the three rows for Test 25: Consolidate emails w/no extras will be consolidated into one email:</w:t>
      </w:r>
    </w:p>
    <w:p w14:paraId="049B1701" w14:textId="21A4340A" w:rsidR="0019407C" w:rsidRDefault="0019407C" w:rsidP="00AE68B3">
      <w:r w:rsidRPr="0019407C">
        <w:rPr>
          <w:noProof/>
        </w:rPr>
        <w:drawing>
          <wp:inline distT="0" distB="0" distL="0" distR="0" wp14:anchorId="336D2CEA" wp14:editId="1B0540F0">
            <wp:extent cx="5943600" cy="2012315"/>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012315"/>
                    </a:xfrm>
                    <a:prstGeom prst="rect">
                      <a:avLst/>
                    </a:prstGeom>
                  </pic:spPr>
                </pic:pic>
              </a:graphicData>
            </a:graphic>
          </wp:inline>
        </w:drawing>
      </w:r>
    </w:p>
    <w:p w14:paraId="24C04A71" w14:textId="3EC3AF03" w:rsidR="0019407C" w:rsidRDefault="00380298" w:rsidP="00AE68B3">
      <w:r>
        <w:t>Here’s the email:</w:t>
      </w:r>
    </w:p>
    <w:p w14:paraId="741DDBA8" w14:textId="2DAD2A1C" w:rsidR="00380298" w:rsidRDefault="00380298" w:rsidP="00380298">
      <w:pPr>
        <w:jc w:val="center"/>
      </w:pPr>
      <w:r w:rsidRPr="00380298">
        <w:rPr>
          <w:noProof/>
        </w:rPr>
        <w:drawing>
          <wp:inline distT="0" distB="0" distL="0" distR="0" wp14:anchorId="67354EFC" wp14:editId="35473AF3">
            <wp:extent cx="3035193" cy="14505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33786" cy="1449848"/>
                    </a:xfrm>
                    <a:prstGeom prst="rect">
                      <a:avLst/>
                    </a:prstGeom>
                  </pic:spPr>
                </pic:pic>
              </a:graphicData>
            </a:graphic>
          </wp:inline>
        </w:drawing>
      </w:r>
    </w:p>
    <w:p w14:paraId="7FF48BA4" w14:textId="77777777" w:rsidR="0019407C" w:rsidRDefault="0019407C" w:rsidP="00AE68B3"/>
    <w:p w14:paraId="17D48F4D" w14:textId="35556659" w:rsidR="00AE68B3" w:rsidRDefault="00AE68B3" w:rsidP="00AE68B3">
      <w:r w:rsidRPr="00AE68B3">
        <w:t>Note</w:t>
      </w:r>
      <w:r>
        <w:t xml:space="preserve"> </w:t>
      </w:r>
      <w:r w:rsidRPr="00FA5AED">
        <w:t>that</w:t>
      </w:r>
      <w:r>
        <w:t xml:space="preserve"> </w:t>
      </w:r>
      <w:r w:rsidR="00A44BE4">
        <w:t>email consolidation</w:t>
      </w:r>
      <w:r>
        <w:t xml:space="preserve"> works at the </w:t>
      </w:r>
      <w:r w:rsidR="00A44BE4">
        <w:t xml:space="preserve">trigger </w:t>
      </w:r>
      <w:r>
        <w:t xml:space="preserve">view level, and not at the individual row level—you cannot use it for some rows in your </w:t>
      </w:r>
      <w:r w:rsidR="00A44BE4">
        <w:t xml:space="preserve">trigger </w:t>
      </w:r>
      <w:r>
        <w:t xml:space="preserve">view, but not others. </w:t>
      </w:r>
      <w:r w:rsidR="00A44BE4">
        <w:t>If Email Consolidate ~ is present VizAlerts will always attempt to consolidate emails across the Subject, To, From, CC, and BCC fields.</w:t>
      </w:r>
    </w:p>
    <w:p w14:paraId="481854E9" w14:textId="77777777" w:rsidR="00AE68B3" w:rsidRPr="00AE68B3" w:rsidRDefault="00AE68B3" w:rsidP="00AE68B3">
      <w:pPr>
        <w:pStyle w:val="Heading3"/>
        <w:rPr>
          <w:b/>
        </w:rPr>
      </w:pPr>
      <w:bookmarkStart w:id="747" w:name="_Toc447638001"/>
      <w:bookmarkStart w:id="748" w:name="_Toc447790161"/>
      <w:r>
        <w:t>Sorting Consolidated Emails</w:t>
      </w:r>
      <w:bookmarkEnd w:id="747"/>
      <w:bookmarkEnd w:id="748"/>
    </w:p>
    <w:p w14:paraId="687E476F" w14:textId="304C9273" w:rsidR="00AE68B3" w:rsidRDefault="00AE68B3" w:rsidP="00AE68B3">
      <w:r>
        <w:t xml:space="preserve">When we’re using consolidated emails we often want the content to be generated in a specific order </w:t>
      </w:r>
      <w:r w:rsidR="0086092A">
        <w:t>within</w:t>
      </w:r>
      <w:r>
        <w:t xml:space="preserve"> each email. The </w:t>
      </w:r>
      <w:r w:rsidRPr="00AE68B3">
        <w:rPr>
          <w:b/>
        </w:rPr>
        <w:t xml:space="preserve">Email Sort Order ~ </w:t>
      </w:r>
      <w:r>
        <w:t>field lets us do that. When it is present the values in the field are used to alphanumerically sort each row in the trigger view for each</w:t>
      </w:r>
      <w:r w:rsidR="00427242">
        <w:t xml:space="preserve"> email. Here’s an example setup</w:t>
      </w:r>
      <w:r w:rsidR="0019407C">
        <w:t xml:space="preserve"> from th</w:t>
      </w:r>
      <w:r w:rsidR="00427242">
        <w:t>e VizAlertsDemo</w:t>
      </w:r>
      <w:ins w:id="749" w:author="Jonathan Drummey" w:date="2016-04-07T09:17:00Z">
        <w:r w:rsidR="00F12C58">
          <w:t>/</w:t>
        </w:r>
      </w:ins>
      <w:del w:id="750" w:author="Jonathan Drummey" w:date="2016-04-07T09:17:00Z">
        <w:r w:rsidR="00427242">
          <w:delText>\</w:delText>
        </w:r>
      </w:del>
      <w:r w:rsidR="00427242">
        <w:t>Advanced Alerts worksheet:</w:t>
      </w:r>
    </w:p>
    <w:p w14:paraId="3CF78888" w14:textId="7977D4FA" w:rsidR="00AE68B3" w:rsidRDefault="0019407C" w:rsidP="00AE68B3">
      <w:r w:rsidRPr="0019407C">
        <w:rPr>
          <w:noProof/>
        </w:rPr>
        <w:lastRenderedPageBreak/>
        <w:drawing>
          <wp:inline distT="0" distB="0" distL="0" distR="0" wp14:anchorId="1B971055" wp14:editId="0D5A40F5">
            <wp:extent cx="5943600" cy="201231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012315"/>
                    </a:xfrm>
                    <a:prstGeom prst="rect">
                      <a:avLst/>
                    </a:prstGeom>
                  </pic:spPr>
                </pic:pic>
              </a:graphicData>
            </a:graphic>
          </wp:inline>
        </w:drawing>
      </w:r>
      <w:r w:rsidRPr="0019407C">
        <w:t xml:space="preserve"> </w:t>
      </w:r>
      <w:r w:rsidR="00380298">
        <w:br/>
      </w:r>
      <w:r w:rsidR="00380298">
        <w:br/>
      </w:r>
      <w:r w:rsidR="00AE68B3">
        <w:t>In the above example the numbering restarts for each consolidated email, however it doesn’t have to. There are a number of ways you could get the sort order without too much effort, here are a couple of additional examples:</w:t>
      </w:r>
    </w:p>
    <w:p w14:paraId="595F8435" w14:textId="77777777" w:rsidR="00AE68B3" w:rsidRDefault="00AE68B3" w:rsidP="00AE68B3">
      <w:pPr>
        <w:pStyle w:val="ListParagraph"/>
        <w:numPr>
          <w:ilvl w:val="0"/>
          <w:numId w:val="24"/>
        </w:numPr>
      </w:pPr>
      <w:r>
        <w:t xml:space="preserve">If you were trying to generate an alphabetical list of product names then you could use the [Product Name] field values in the Email Sort Order ~ field. </w:t>
      </w:r>
    </w:p>
    <w:p w14:paraId="35CDDAE6" w14:textId="4B407AE9" w:rsidR="00AE68B3" w:rsidRDefault="00AE68B3" w:rsidP="00AE68B3">
      <w:pPr>
        <w:pStyle w:val="ListParagraph"/>
        <w:numPr>
          <w:ilvl w:val="0"/>
          <w:numId w:val="24"/>
        </w:numPr>
      </w:pPr>
      <w:r>
        <w:t>The INDEX() or RANK() functions in Tableau could generate a number that you could use.</w:t>
      </w:r>
    </w:p>
    <w:p w14:paraId="4E0FA46C" w14:textId="7719CA64" w:rsidR="00AE68B3" w:rsidRDefault="00AE68B3" w:rsidP="00AE68B3">
      <w:pPr>
        <w:pStyle w:val="Heading3"/>
      </w:pPr>
      <w:bookmarkStart w:id="751" w:name="_Toc447638002"/>
      <w:bookmarkStart w:id="752" w:name="_Toc447790162"/>
      <w:r>
        <w:t>Headers and Footers in Consolidated Emails</w:t>
      </w:r>
      <w:bookmarkEnd w:id="751"/>
      <w:bookmarkEnd w:id="752"/>
    </w:p>
    <w:p w14:paraId="4923A265" w14:textId="3A2A6824" w:rsidR="00AE68B3" w:rsidRDefault="00AE68B3" w:rsidP="00AE68B3">
      <w:r>
        <w:t xml:space="preserve">The optional </w:t>
      </w:r>
      <w:r w:rsidRPr="00AE68B3">
        <w:rPr>
          <w:b/>
        </w:rPr>
        <w:t>Email Header ~</w:t>
      </w:r>
      <w:r>
        <w:t xml:space="preserve"> and </w:t>
      </w:r>
      <w:r w:rsidRPr="00AE68B3">
        <w:rPr>
          <w:b/>
        </w:rPr>
        <w:t>Email Footer ~</w:t>
      </w:r>
      <w:r>
        <w:t xml:space="preserve"> fields </w:t>
      </w:r>
      <w:r w:rsidR="004D785E">
        <w:t>find their use</w:t>
      </w:r>
      <w:r>
        <w:t xml:space="preserve"> in consolidated emails. The contents of the Email Header ~ field in the </w:t>
      </w:r>
      <w:r w:rsidRPr="00AE68B3">
        <w:rPr>
          <w:b/>
        </w:rPr>
        <w:t>first</w:t>
      </w:r>
      <w:r>
        <w:t xml:space="preserve"> row </w:t>
      </w:r>
      <w:r w:rsidR="0086092A">
        <w:t xml:space="preserve">from the trigger view for a given consolidated email </w:t>
      </w:r>
      <w:r>
        <w:t xml:space="preserve">are pre-pended to the body of the email, while the contents of the Email Footer ~ field from the </w:t>
      </w:r>
      <w:r>
        <w:rPr>
          <w:b/>
        </w:rPr>
        <w:t>last</w:t>
      </w:r>
      <w:r>
        <w:t xml:space="preserve"> row</w:t>
      </w:r>
      <w:r w:rsidR="0086092A">
        <w:t xml:space="preserve"> for that consolidated are </w:t>
      </w:r>
      <w:r>
        <w:t>a</w:t>
      </w:r>
      <w:r w:rsidR="004D785E">
        <w:t>ppended to the body of the email.</w:t>
      </w:r>
    </w:p>
    <w:p w14:paraId="011B7E7F" w14:textId="56038A6B" w:rsidR="004D785E" w:rsidRDefault="004D785E" w:rsidP="00AE68B3">
      <w:r>
        <w:t>For example you might use the Email Header for some intro text and an image of an overview dashboard, and then the Footer would contain a link to the dashboard, and all the other rows of the consolidated email would have body text, or maybe no body text and just attachment content references.</w:t>
      </w:r>
    </w:p>
    <w:p w14:paraId="499469E8" w14:textId="5EA7DD1F" w:rsidR="004D785E" w:rsidRDefault="004D785E" w:rsidP="004D785E">
      <w:pPr>
        <w:pStyle w:val="Heading2"/>
      </w:pPr>
      <w:bookmarkStart w:id="753" w:name="_Toc447638003"/>
      <w:bookmarkStart w:id="754" w:name="_Toc447790163"/>
      <w:r>
        <w:t>Merged PDFs</w:t>
      </w:r>
      <w:bookmarkEnd w:id="753"/>
      <w:bookmarkEnd w:id="754"/>
    </w:p>
    <w:p w14:paraId="6AC33A7E" w14:textId="7BD1F284" w:rsidR="004D785E" w:rsidRDefault="004D785E" w:rsidP="004D785E">
      <w:r>
        <w:t>From time immemorial (ok, sometime in the 21</w:t>
      </w:r>
      <w:r w:rsidRPr="004D785E">
        <w:rPr>
          <w:vertAlign w:val="superscript"/>
        </w:rPr>
        <w:t>st</w:t>
      </w:r>
      <w:r>
        <w:t xml:space="preserve"> century) Tableau users have wanted to be able to do something close to traditional batch reporting where a whole bunch of reports are merged together into a single PDF suitable for the CxO to read on her next cross-country plane flight. VizAlerts delivers!</w:t>
      </w:r>
    </w:p>
    <w:p w14:paraId="7578A654" w14:textId="40905521" w:rsidR="004D785E" w:rsidRDefault="004D785E" w:rsidP="004D785E">
      <w:r>
        <w:t xml:space="preserve">The configuration of merged PDFs is described above in Merge Multiple PDFs – you simply add the </w:t>
      </w:r>
      <w:r w:rsidRPr="00BF15E1">
        <w:rPr>
          <w:b/>
        </w:rPr>
        <w:t>|filename=[filename]</w:t>
      </w:r>
      <w:r>
        <w:t xml:space="preserve"> and </w:t>
      </w:r>
      <w:r w:rsidRPr="00BF15E1">
        <w:rPr>
          <w:b/>
        </w:rPr>
        <w:t>|mergepdf</w:t>
      </w:r>
      <w:r>
        <w:t xml:space="preserve"> arguments to the </w:t>
      </w:r>
      <w:r w:rsidRPr="00BF15E1">
        <w:rPr>
          <w:b/>
        </w:rPr>
        <w:t>VIZ_PDF()</w:t>
      </w:r>
      <w:r>
        <w:t xml:space="preserve"> content reference. Then when the email is generated VizAlerts will scan through all the VIZ_PDF() content references (whether they come from multiple content references in a given row or from multiple rows in a consolidated email, or both) for the ones with the same fieldname a</w:t>
      </w:r>
      <w:r w:rsidR="00BF15E1">
        <w:t>nd merge them together in order. If you have multiple filenames with the |mergepdf option you’ll get multiple merged PDFs.</w:t>
      </w:r>
    </w:p>
    <w:p w14:paraId="4FEB421A" w14:textId="297743C1" w:rsidR="00BF15E1" w:rsidRDefault="00BF15E1" w:rsidP="004D785E">
      <w:r>
        <w:t xml:space="preserve">Here’s an example where three dashboards are merged </w:t>
      </w:r>
      <w:r w:rsidR="00B67CDE">
        <w:t>into a single PDF using a consolidated email using test 30 from the VizAlertsDemo\Advanced Alerts worksheet:</w:t>
      </w:r>
    </w:p>
    <w:p w14:paraId="51112B4A" w14:textId="77777777" w:rsidR="00B67CDE" w:rsidRDefault="00B67CDE" w:rsidP="004D785E">
      <w:r w:rsidRPr="00B67CDE">
        <w:rPr>
          <w:noProof/>
        </w:rPr>
        <w:lastRenderedPageBreak/>
        <w:drawing>
          <wp:inline distT="0" distB="0" distL="0" distR="0" wp14:anchorId="268E6B81" wp14:editId="1CB118CD">
            <wp:extent cx="5943600" cy="11455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145540"/>
                    </a:xfrm>
                    <a:prstGeom prst="rect">
                      <a:avLst/>
                    </a:prstGeom>
                  </pic:spPr>
                </pic:pic>
              </a:graphicData>
            </a:graphic>
          </wp:inline>
        </w:drawing>
      </w:r>
    </w:p>
    <w:p w14:paraId="5F6F0220" w14:textId="40B17C9D" w:rsidR="00B67CDE" w:rsidRDefault="00B67CDE" w:rsidP="004D785E">
      <w:r>
        <w:t>The email:</w:t>
      </w:r>
    </w:p>
    <w:p w14:paraId="6C15B6F3" w14:textId="77358C05" w:rsidR="00B67CDE" w:rsidRDefault="00B67CDE" w:rsidP="004D785E">
      <w:r w:rsidRPr="00B67CDE">
        <w:rPr>
          <w:noProof/>
        </w:rPr>
        <w:drawing>
          <wp:inline distT="0" distB="0" distL="0" distR="0" wp14:anchorId="5C498816" wp14:editId="6F6A976C">
            <wp:extent cx="4648840" cy="1202440"/>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650437" cy="1202853"/>
                    </a:xfrm>
                    <a:prstGeom prst="rect">
                      <a:avLst/>
                    </a:prstGeom>
                  </pic:spPr>
                </pic:pic>
              </a:graphicData>
            </a:graphic>
          </wp:inline>
        </w:drawing>
      </w:r>
    </w:p>
    <w:p w14:paraId="0571ED77" w14:textId="1AB6A647" w:rsidR="00BF15E1" w:rsidRDefault="00BF15E1" w:rsidP="004D785E">
      <w:r>
        <w:t>One nice feature here is that VizAlerts respects the Landscape/Portrait orientation of each referenced view in the merged PDF, here are screenshots of the first two pages of the above example:</w:t>
      </w:r>
    </w:p>
    <w:p w14:paraId="162DB1DB" w14:textId="70BDA4F9" w:rsidR="00D959DC" w:rsidRDefault="00B67CDE" w:rsidP="00B67CDE">
      <w:pPr>
        <w:jc w:val="center"/>
      </w:pPr>
      <w:r w:rsidRPr="00B67CDE">
        <w:rPr>
          <w:noProof/>
        </w:rPr>
        <w:lastRenderedPageBreak/>
        <w:drawing>
          <wp:inline distT="0" distB="0" distL="0" distR="0" wp14:anchorId="366EE975" wp14:editId="0937D962">
            <wp:extent cx="3145721" cy="5263563"/>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147553" cy="5266628"/>
                    </a:xfrm>
                    <a:prstGeom prst="rect">
                      <a:avLst/>
                    </a:prstGeom>
                  </pic:spPr>
                </pic:pic>
              </a:graphicData>
            </a:graphic>
          </wp:inline>
        </w:drawing>
      </w:r>
    </w:p>
    <w:p w14:paraId="573D0CC7" w14:textId="77777777" w:rsidR="00844054" w:rsidRDefault="00844054" w:rsidP="00D959DC"/>
    <w:p w14:paraId="42783DB3" w14:textId="20DBC071" w:rsidR="00AC2909" w:rsidRDefault="00AC2909" w:rsidP="00AC2909">
      <w:pPr>
        <w:pStyle w:val="Heading2"/>
        <w:rPr>
          <w:ins w:id="755" w:author="Jonathan Drummey" w:date="2016-04-07T09:32:00Z"/>
        </w:rPr>
        <w:pPrChange w:id="756" w:author="Jonathan Drummey" w:date="2016-04-07T09:32:00Z">
          <w:pPr/>
        </w:pPrChange>
      </w:pPr>
      <w:bookmarkStart w:id="757" w:name="_Toc447790164"/>
      <w:ins w:id="758" w:author="Jonathan Drummey" w:date="2016-04-07T09:32:00Z">
        <w:r>
          <w:t>Exporting to a File</w:t>
        </w:r>
        <w:bookmarkEnd w:id="757"/>
      </w:ins>
    </w:p>
    <w:p w14:paraId="0332C2C5" w14:textId="77777777" w:rsidR="00AF700E" w:rsidRDefault="00AF700E" w:rsidP="00AC2909">
      <w:pPr>
        <w:rPr>
          <w:ins w:id="759" w:author="Jonathan Drummey" w:date="2016-04-07T10:00:00Z"/>
        </w:rPr>
        <w:pPrChange w:id="760" w:author="Jonathan Drummey" w:date="2016-04-07T09:32:00Z">
          <w:pPr/>
        </w:pPrChange>
      </w:pPr>
      <w:ins w:id="761" w:author="Jonathan Drummey" w:date="2016-04-07T10:00:00Z">
        <w:r>
          <w:t>There are various times when we might want to have a regular file export:</w:t>
        </w:r>
      </w:ins>
    </w:p>
    <w:p w14:paraId="6FF3EA9E" w14:textId="77777777" w:rsidR="00DE62BB" w:rsidRDefault="00DE62BB" w:rsidP="00AF700E">
      <w:pPr>
        <w:pStyle w:val="ListParagraph"/>
        <w:numPr>
          <w:ilvl w:val="0"/>
          <w:numId w:val="24"/>
        </w:numPr>
        <w:rPr>
          <w:ins w:id="762" w:author="Jonathan Drummey" w:date="2016-04-07T10:01:00Z"/>
        </w:rPr>
        <w:pPrChange w:id="763" w:author="Jonathan Drummey" w:date="2016-04-07T10:00:00Z">
          <w:pPr/>
        </w:pPrChange>
      </w:pPr>
      <w:ins w:id="764" w:author="Jonathan Drummey" w:date="2016-04-07T10:01:00Z">
        <w:r>
          <w:t>Take a snapshot of a viz at a certain point of time and store it away.</w:t>
        </w:r>
      </w:ins>
    </w:p>
    <w:p w14:paraId="7730524C" w14:textId="77777777" w:rsidR="00DE62BB" w:rsidRDefault="00DE62BB" w:rsidP="00AF700E">
      <w:pPr>
        <w:pStyle w:val="ListParagraph"/>
        <w:numPr>
          <w:ilvl w:val="0"/>
          <w:numId w:val="24"/>
        </w:numPr>
        <w:rPr>
          <w:ins w:id="765" w:author="Jonathan Drummey" w:date="2016-04-07T10:01:00Z"/>
        </w:rPr>
        <w:pPrChange w:id="766" w:author="Jonathan Drummey" w:date="2016-04-07T10:00:00Z">
          <w:pPr/>
        </w:pPrChange>
      </w:pPr>
      <w:ins w:id="767" w:author="Jonathan Drummey" w:date="2016-04-07T10:01:00Z">
        <w:r>
          <w:t>Drop a CSV file of prepared data into a file share.</w:t>
        </w:r>
      </w:ins>
    </w:p>
    <w:p w14:paraId="1D35A854" w14:textId="77777777" w:rsidR="00DE62BB" w:rsidRDefault="00DE62BB" w:rsidP="00AF700E">
      <w:pPr>
        <w:pStyle w:val="ListParagraph"/>
        <w:numPr>
          <w:ilvl w:val="0"/>
          <w:numId w:val="24"/>
        </w:numPr>
        <w:rPr>
          <w:ins w:id="768" w:author="Jonathan Drummey" w:date="2016-04-07T10:02:00Z"/>
        </w:rPr>
        <w:pPrChange w:id="769" w:author="Jonathan Drummey" w:date="2016-04-07T10:00:00Z">
          <w:pPr/>
        </w:pPrChange>
      </w:pPr>
      <w:ins w:id="770" w:author="Jonathan Drummey" w:date="2016-04-07T10:02:00Z">
        <w:r>
          <w:t>Automate PowerPoint creation by exporting a batch of image files that are then linked to a PowerPoint viz.</w:t>
        </w:r>
      </w:ins>
      <w:ins w:id="771" w:author="Jonathan Drummey" w:date="2016-04-07T10:00:00Z">
        <w:r>
          <w:t xml:space="preserve"> </w:t>
        </w:r>
      </w:ins>
    </w:p>
    <w:p w14:paraId="5E9BC3D3" w14:textId="3E867ECC" w:rsidR="00DE62BB" w:rsidRDefault="00DE62BB" w:rsidP="00DE62BB">
      <w:pPr>
        <w:rPr>
          <w:ins w:id="772" w:author="Jonathan Drummey" w:date="2016-04-07T10:05:00Z"/>
        </w:rPr>
        <w:pPrChange w:id="773" w:author="Jonathan Drummey" w:date="2016-04-07T10:02:00Z">
          <w:pPr/>
        </w:pPrChange>
      </w:pPr>
      <w:ins w:id="774" w:author="Jonathan Drummey" w:date="2016-04-07T10:02:00Z">
        <w:r>
          <w:t xml:space="preserve">So VizAlerts support this as </w:t>
        </w:r>
      </w:ins>
      <w:ins w:id="775" w:author="Jonathan Drummey" w:date="2016-04-07T10:03:00Z">
        <w:r>
          <w:t xml:space="preserve">an additional option for content references that are in the Email Attachments field. You can export CSV, PNG, and PDF to </w:t>
        </w:r>
      </w:ins>
      <w:ins w:id="776" w:author="Jonathan Drummey" w:date="2016-04-07T10:04:00Z">
        <w:r>
          <w:t>files.</w:t>
        </w:r>
      </w:ins>
    </w:p>
    <w:p w14:paraId="5571C073" w14:textId="5E5DB665" w:rsidR="00DE62BB" w:rsidRDefault="00DE62BB" w:rsidP="00DE62BB">
      <w:pPr>
        <w:pStyle w:val="Heading3"/>
        <w:rPr>
          <w:ins w:id="777" w:author="Jonathan Drummey" w:date="2016-04-07T10:05:00Z"/>
        </w:rPr>
        <w:pPrChange w:id="778" w:author="Jonathan Drummey" w:date="2016-04-07T10:05:00Z">
          <w:pPr/>
        </w:pPrChange>
      </w:pPr>
      <w:bookmarkStart w:id="779" w:name="_Toc447790165"/>
      <w:ins w:id="780" w:author="Jonathan Drummey" w:date="2016-04-07T10:05:00Z">
        <w:r>
          <w:t>Initial Setup</w:t>
        </w:r>
        <w:bookmarkEnd w:id="779"/>
      </w:ins>
    </w:p>
    <w:p w14:paraId="587F4788" w14:textId="6C4CFB64" w:rsidR="00DE62BB" w:rsidRDefault="00DE62BB" w:rsidP="00DE62BB">
      <w:pPr>
        <w:rPr>
          <w:ins w:id="781" w:author="Jonathan Drummey" w:date="2016-04-07T10:05:00Z"/>
        </w:rPr>
        <w:pPrChange w:id="782" w:author="Jonathan Drummey" w:date="2016-04-07T10:02:00Z">
          <w:pPr/>
        </w:pPrChange>
      </w:pPr>
      <w:ins w:id="783" w:author="Jonathan Drummey" w:date="2016-04-07T10:05:00Z">
        <w:r>
          <w:t xml:space="preserve">The Tableau admin who configured VizAlerts </w:t>
        </w:r>
      </w:ins>
      <w:ins w:id="784" w:author="Jonathan Drummey" w:date="2016-04-07T10:08:00Z">
        <w:r>
          <w:t xml:space="preserve">broadly </w:t>
        </w:r>
      </w:ins>
      <w:ins w:id="785" w:author="Jonathan Drummey" w:date="2016-04-07T10:05:00Z">
        <w:r>
          <w:t>defines what</w:t>
        </w:r>
      </w:ins>
      <w:ins w:id="786" w:author="Jonathan Drummey" w:date="2016-04-07T10:08:00Z">
        <w:r>
          <w:t xml:space="preserve"> destination</w:t>
        </w:r>
      </w:ins>
      <w:ins w:id="787" w:author="Jonathan Drummey" w:date="2016-04-07T10:05:00Z">
        <w:r>
          <w:t xml:space="preserve"> folder</w:t>
        </w:r>
      </w:ins>
      <w:ins w:id="788" w:author="Jonathan Drummey" w:date="2016-04-07T10:06:00Z">
        <w:r>
          <w:t>(</w:t>
        </w:r>
      </w:ins>
      <w:ins w:id="789" w:author="Jonathan Drummey" w:date="2016-04-07T10:05:00Z">
        <w:r>
          <w:t>s</w:t>
        </w:r>
      </w:ins>
      <w:ins w:id="790" w:author="Jonathan Drummey" w:date="2016-04-07T10:06:00Z">
        <w:r>
          <w:t>)</w:t>
        </w:r>
      </w:ins>
      <w:ins w:id="791" w:author="Jonathan Drummey" w:date="2016-04-07T10:05:00Z">
        <w:r>
          <w:t xml:space="preserve"> are possible for export. There are three options for a VizAlerts install:</w:t>
        </w:r>
      </w:ins>
    </w:p>
    <w:p w14:paraId="3E20C6D7" w14:textId="4924B7DC" w:rsidR="00DE62BB" w:rsidRDefault="00DE62BB" w:rsidP="00DE62BB">
      <w:pPr>
        <w:pStyle w:val="ListParagraph"/>
        <w:numPr>
          <w:ilvl w:val="0"/>
          <w:numId w:val="42"/>
        </w:numPr>
        <w:rPr>
          <w:ins w:id="792" w:author="Jonathan Drummey" w:date="2016-04-07T10:05:00Z"/>
        </w:rPr>
        <w:pPrChange w:id="793" w:author="Jonathan Drummey" w:date="2016-04-07T10:05:00Z">
          <w:pPr/>
        </w:pPrChange>
      </w:pPr>
      <w:ins w:id="794" w:author="Jonathan Drummey" w:date="2016-04-07T10:05:00Z">
        <w:r>
          <w:t xml:space="preserve">No file exports allowed. For security purposes, this is the </w:t>
        </w:r>
      </w:ins>
      <w:ins w:id="795" w:author="Jonathan Drummey" w:date="2016-04-07T10:06:00Z">
        <w:r>
          <w:t>default</w:t>
        </w:r>
      </w:ins>
      <w:ins w:id="796" w:author="Jonathan Drummey" w:date="2016-04-07T10:05:00Z">
        <w:r>
          <w:t xml:space="preserve"> option.</w:t>
        </w:r>
      </w:ins>
    </w:p>
    <w:p w14:paraId="66759D69" w14:textId="24356B25" w:rsidR="00DE62BB" w:rsidRDefault="00DE62BB" w:rsidP="00DE62BB">
      <w:pPr>
        <w:pStyle w:val="ListParagraph"/>
        <w:numPr>
          <w:ilvl w:val="0"/>
          <w:numId w:val="42"/>
        </w:numPr>
        <w:rPr>
          <w:ins w:id="797" w:author="Jonathan Drummey" w:date="2016-04-07T10:06:00Z"/>
        </w:rPr>
        <w:pPrChange w:id="798" w:author="Jonathan Drummey" w:date="2016-04-07T10:05:00Z">
          <w:pPr/>
        </w:pPrChange>
      </w:pPr>
      <w:ins w:id="799" w:author="Jonathan Drummey" w:date="2016-04-07T10:06:00Z">
        <w:r>
          <w:t>Only folder(s) that are enabled by the Tableau admin and subfolder(s) of those folders.</w:t>
        </w:r>
      </w:ins>
    </w:p>
    <w:p w14:paraId="775F75C1" w14:textId="499210B5" w:rsidR="00DE62BB" w:rsidRDefault="00DE62BB" w:rsidP="00DE62BB">
      <w:pPr>
        <w:pStyle w:val="ListParagraph"/>
        <w:numPr>
          <w:ilvl w:val="0"/>
          <w:numId w:val="42"/>
        </w:numPr>
        <w:rPr>
          <w:ins w:id="800" w:author="Jonathan Drummey" w:date="2016-04-07T10:06:00Z"/>
        </w:rPr>
        <w:pPrChange w:id="801" w:author="Jonathan Drummey" w:date="2016-04-07T10:05:00Z">
          <w:pPr/>
        </w:pPrChange>
      </w:pPr>
      <w:ins w:id="802" w:author="Jonathan Drummey" w:date="2016-04-07T10:06:00Z">
        <w:r>
          <w:t>Any folder the user configures.</w:t>
        </w:r>
      </w:ins>
    </w:p>
    <w:p w14:paraId="5955BF20" w14:textId="031B68E0" w:rsidR="00DE62BB" w:rsidRDefault="00DE62BB" w:rsidP="00DE62BB">
      <w:pPr>
        <w:rPr>
          <w:ins w:id="803" w:author="Jonathan Drummey" w:date="2016-04-07T10:04:00Z"/>
        </w:rPr>
        <w:pPrChange w:id="804" w:author="Jonathan Drummey" w:date="2016-04-07T10:06:00Z">
          <w:pPr/>
        </w:pPrChange>
      </w:pPr>
      <w:ins w:id="805" w:author="Jonathan Drummey" w:date="2016-04-07T10:06:00Z">
        <w:r>
          <w:t xml:space="preserve">No matter what, there’s a limitation that the </w:t>
        </w:r>
      </w:ins>
      <w:ins w:id="806" w:author="Jonathan Drummey" w:date="2016-04-07T10:07:00Z">
        <w:r>
          <w:t xml:space="preserve">Tableau Server run-as user (configured when Tableau Server is installed) must </w:t>
        </w:r>
      </w:ins>
      <w:ins w:id="807" w:author="Jonathan Drummey" w:date="2016-04-07T10:06:00Z">
        <w:r>
          <w:t xml:space="preserve">have read/write permissions to </w:t>
        </w:r>
      </w:ins>
      <w:ins w:id="808" w:author="Jonathan Drummey" w:date="2016-04-07T10:07:00Z">
        <w:r>
          <w:t>the</w:t>
        </w:r>
      </w:ins>
      <w:ins w:id="809" w:author="Jonathan Drummey" w:date="2016-04-07T10:06:00Z">
        <w:r>
          <w:t xml:space="preserve"> </w:t>
        </w:r>
      </w:ins>
      <w:ins w:id="810" w:author="Jonathan Drummey" w:date="2016-04-07T10:08:00Z">
        <w:r>
          <w:t>desired export destination folder. So check with your Tableau Server admin to understand what folder(s) are allowed.</w:t>
        </w:r>
      </w:ins>
      <w:ins w:id="811" w:author="Jonathan Drummey" w:date="2016-04-07T10:24:00Z">
        <w:r w:rsidR="00FD1E44">
          <w:t xml:space="preserve"> See the VizAlerts Install Guide for more details.</w:t>
        </w:r>
      </w:ins>
    </w:p>
    <w:p w14:paraId="0F580362" w14:textId="019F0C6A" w:rsidR="00DE62BB" w:rsidRDefault="00DE62BB" w:rsidP="00DE62BB">
      <w:pPr>
        <w:pStyle w:val="Heading3"/>
        <w:tabs>
          <w:tab w:val="left" w:pos="5385"/>
        </w:tabs>
        <w:rPr>
          <w:ins w:id="812" w:author="Jonathan Drummey" w:date="2016-04-07T10:04:00Z"/>
        </w:rPr>
        <w:pPrChange w:id="813" w:author="Jonathan Drummey" w:date="2016-04-07T10:08:00Z">
          <w:pPr/>
        </w:pPrChange>
      </w:pPr>
      <w:bookmarkStart w:id="814" w:name="_Toc447790166"/>
      <w:ins w:id="815" w:author="Jonathan Drummey" w:date="2016-04-07T10:04:00Z">
        <w:r>
          <w:t>Configuring File Exports |exportfilepath</w:t>
        </w:r>
      </w:ins>
      <w:ins w:id="816" w:author="Jonathan Drummey" w:date="2016-04-07T10:09:00Z">
        <w:r>
          <w:t>=</w:t>
        </w:r>
      </w:ins>
      <w:ins w:id="817" w:author="Jonathan Drummey" w:date="2016-04-07T10:10:00Z">
        <w:r>
          <w:t>pathtofolder</w:t>
        </w:r>
      </w:ins>
      <w:bookmarkEnd w:id="814"/>
    </w:p>
    <w:p w14:paraId="2C0E2199" w14:textId="0603B277" w:rsidR="00DE62BB" w:rsidRDefault="00DE62BB" w:rsidP="00DE62BB">
      <w:pPr>
        <w:rPr>
          <w:ins w:id="818" w:author="Jonathan Drummey" w:date="2016-04-07T10:10:00Z"/>
        </w:rPr>
        <w:pPrChange w:id="819" w:author="Jonathan Drummey" w:date="2016-04-07T10:04:00Z">
          <w:pPr/>
        </w:pPrChange>
      </w:pPr>
      <w:ins w:id="820" w:author="Jonathan Drummey" w:date="2016-04-07T10:09:00Z">
        <w:r>
          <w:t xml:space="preserve">For content references that are used in the Email Attachment ~ field there’s an additional </w:t>
        </w:r>
        <w:r w:rsidRPr="00DE62BB">
          <w:rPr>
            <w:b/>
            <w:rPrChange w:id="821" w:author="Jonathan Drummey" w:date="2016-04-07T10:10:00Z">
              <w:rPr/>
            </w:rPrChange>
          </w:rPr>
          <w:t>|exportfilepath=pathtofolder</w:t>
        </w:r>
        <w:r>
          <w:t xml:space="preserve"> option where </w:t>
        </w:r>
        <w:r w:rsidRPr="00DE62BB">
          <w:rPr>
            <w:b/>
            <w:rPrChange w:id="822" w:author="Jonathan Drummey" w:date="2016-04-07T10:10:00Z">
              <w:rPr/>
            </w:rPrChange>
          </w:rPr>
          <w:t>pathtofolder</w:t>
        </w:r>
        <w:r>
          <w:t xml:space="preserve"> is the UNC path to an allowed folder</w:t>
        </w:r>
      </w:ins>
      <w:ins w:id="823" w:author="Jonathan Drummey" w:date="2016-04-07T10:29:00Z">
        <w:r w:rsidR="00FD1E44">
          <w:t xml:space="preserve"> or a subfolder of the allowed folder</w:t>
        </w:r>
      </w:ins>
      <w:ins w:id="824" w:author="Jonathan Drummey" w:date="2016-04-07T10:09:00Z">
        <w:r>
          <w:t>.</w:t>
        </w:r>
      </w:ins>
      <w:ins w:id="825" w:author="Jonathan Drummey" w:date="2016-04-07T10:10:00Z">
        <w:r>
          <w:t xml:space="preserve"> For example:</w:t>
        </w:r>
      </w:ins>
    </w:p>
    <w:p w14:paraId="05921B16" w14:textId="25AEC6D7" w:rsidR="00DE62BB" w:rsidRDefault="00DE62BB" w:rsidP="009753C9">
      <w:pPr>
        <w:ind w:left="720" w:right="1440"/>
        <w:rPr>
          <w:ins w:id="826" w:author="Jonathan Drummey" w:date="2016-04-07T10:11:00Z"/>
        </w:rPr>
        <w:pPrChange w:id="827" w:author="Jonathan Drummey" w:date="2016-04-07T10:16:00Z">
          <w:pPr/>
        </w:pPrChange>
      </w:pPr>
      <w:ins w:id="828" w:author="Jonathan Drummey" w:date="2016-04-07T10:10:00Z">
        <w:r>
          <w:t>VIZ_CSV(myWorkbook/myView|exportfilepath=\\myServer\myShare\</w:t>
        </w:r>
      </w:ins>
      <w:ins w:id="829" w:author="Jonathan Drummey" w:date="2016-04-07T10:11:00Z">
        <w:r>
          <w:t>data</w:t>
        </w:r>
      </w:ins>
      <w:ins w:id="830" w:author="Jonathan Drummey" w:date="2016-04-07T10:12:00Z">
        <w:r w:rsidR="009753C9">
          <w:t>\</w:t>
        </w:r>
      </w:ins>
      <w:ins w:id="831" w:author="Jonathan Drummey" w:date="2016-04-07T10:11:00Z">
        <w:r w:rsidR="009753C9">
          <w:t>|filename=data for myView</w:t>
        </w:r>
        <w:r>
          <w:t>)</w:t>
        </w:r>
      </w:ins>
    </w:p>
    <w:p w14:paraId="0E68C936" w14:textId="29BD55D1" w:rsidR="00DE62BB" w:rsidRDefault="009753C9" w:rsidP="00DE62BB">
      <w:pPr>
        <w:rPr>
          <w:ins w:id="832" w:author="Jonathan Drummey" w:date="2016-04-07T10:26:00Z"/>
        </w:rPr>
        <w:pPrChange w:id="833" w:author="Jonathan Drummey" w:date="2016-04-07T10:04:00Z">
          <w:pPr/>
        </w:pPrChange>
      </w:pPr>
      <w:ins w:id="834" w:author="Jonathan Drummey" w:date="2016-04-07T10:11:00Z">
        <w:r>
          <w:t xml:space="preserve">Will </w:t>
        </w:r>
      </w:ins>
      <w:ins w:id="835" w:author="Jonathan Drummey" w:date="2016-04-07T10:12:00Z">
        <w:r>
          <w:t xml:space="preserve">export </w:t>
        </w:r>
        <w:r>
          <w:fldChar w:fldCharType="begin"/>
        </w:r>
        <w:r>
          <w:instrText xml:space="preserve"> HYPERLINK "</w:instrText>
        </w:r>
        <w:r w:rsidRPr="009753C9">
          <w:rPr>
            <w:rPrChange w:id="836" w:author="Jonathan Drummey" w:date="2016-04-07T10:12:00Z">
              <w:rPr/>
            </w:rPrChange>
          </w:rPr>
          <w:instrText>\\\\myServer\\myShare\\data\\data</w:instrText>
        </w:r>
        <w:r>
          <w:instrText xml:space="preserve"> for myView.csv" </w:instrText>
        </w:r>
        <w:r>
          <w:fldChar w:fldCharType="separate"/>
        </w:r>
        <w:r w:rsidRPr="004C2E5B">
          <w:rPr>
            <w:rStyle w:val="Hyperlink"/>
            <w:rPrChange w:id="837" w:author="Jonathan Drummey" w:date="2016-04-07T10:12:00Z">
              <w:rPr>
                <w:rStyle w:val="Hyperlink"/>
              </w:rPr>
            </w:rPrChange>
          </w:rPr>
          <w:t>\\myServer\myShare\data\data</w:t>
        </w:r>
        <w:r w:rsidRPr="004C2E5B">
          <w:rPr>
            <w:rStyle w:val="Hyperlink"/>
          </w:rPr>
          <w:t xml:space="preserve"> for myView.csv</w:t>
        </w:r>
        <w:r>
          <w:fldChar w:fldCharType="end"/>
        </w:r>
        <w:r>
          <w:t xml:space="preserve"> along with generating the alert email.</w:t>
        </w:r>
      </w:ins>
    </w:p>
    <w:p w14:paraId="1353DB44" w14:textId="381B820D" w:rsidR="00FD1E44" w:rsidRDefault="00FD1E44" w:rsidP="00DE62BB">
      <w:pPr>
        <w:rPr>
          <w:ins w:id="838" w:author="Jonathan Drummey" w:date="2016-04-07T10:29:00Z"/>
        </w:rPr>
        <w:pPrChange w:id="839" w:author="Jonathan Drummey" w:date="2016-04-07T10:04:00Z">
          <w:pPr/>
        </w:pPrChange>
      </w:pPr>
      <w:ins w:id="840" w:author="Jonathan Drummey" w:date="2016-04-07T10:26:00Z">
        <w:r>
          <w:t xml:space="preserve">Here’s a screenshot of the </w:t>
        </w:r>
      </w:ins>
      <w:ins w:id="841" w:author="Jonathan Drummey" w:date="2016-04-07T10:28:00Z">
        <w:r>
          <w:t>file export test view that is located in [VizAlerts install folder]\demo\ExportDemo.twb</w:t>
        </w:r>
      </w:ins>
      <w:ins w:id="842" w:author="Jonathan Drummey" w:date="2016-04-07T10:29:00Z">
        <w:r>
          <w:t>:</w:t>
        </w:r>
      </w:ins>
    </w:p>
    <w:p w14:paraId="298D9861" w14:textId="00D9997C" w:rsidR="00FD1E44" w:rsidRDefault="00FD1E44" w:rsidP="00DE62BB">
      <w:pPr>
        <w:rPr>
          <w:ins w:id="843" w:author="Jonathan Drummey" w:date="2016-04-07T10:13:00Z"/>
        </w:rPr>
        <w:pPrChange w:id="844" w:author="Jonathan Drummey" w:date="2016-04-07T10:04:00Z">
          <w:pPr/>
        </w:pPrChange>
      </w:pPr>
      <w:ins w:id="845" w:author="Jonathan Drummey" w:date="2016-04-07T10:29:00Z">
        <w:r w:rsidRPr="00FD1E44">
          <w:drawing>
            <wp:inline distT="0" distB="0" distL="0" distR="0" wp14:anchorId="36E1DF9F" wp14:editId="7447EAB2">
              <wp:extent cx="5943600" cy="2273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273935"/>
                      </a:xfrm>
                      <a:prstGeom prst="rect">
                        <a:avLst/>
                      </a:prstGeom>
                    </pic:spPr>
                  </pic:pic>
                </a:graphicData>
              </a:graphic>
            </wp:inline>
          </w:drawing>
        </w:r>
      </w:ins>
    </w:p>
    <w:p w14:paraId="1A4F72B0" w14:textId="6BA3E83F" w:rsidR="009753C9" w:rsidRDefault="009753C9" w:rsidP="00DE62BB">
      <w:pPr>
        <w:rPr>
          <w:ins w:id="846" w:author="Jonathan Drummey" w:date="2016-04-07T10:13:00Z"/>
        </w:rPr>
        <w:pPrChange w:id="847" w:author="Jonathan Drummey" w:date="2016-04-07T10:04:00Z">
          <w:pPr/>
        </w:pPrChange>
      </w:pPr>
      <w:ins w:id="848" w:author="Jonathan Drummey" w:date="2016-04-07T10:13:00Z">
        <w:r>
          <w:t xml:space="preserve">Some notes on </w:t>
        </w:r>
      </w:ins>
      <w:ins w:id="849" w:author="Jonathan Drummey" w:date="2016-04-07T10:14:00Z">
        <w:r>
          <w:t>the configuration of |exportfilepath:</w:t>
        </w:r>
      </w:ins>
    </w:p>
    <w:p w14:paraId="776DFA9D" w14:textId="11AA7743" w:rsidR="009753C9" w:rsidRDefault="009753C9" w:rsidP="009753C9">
      <w:pPr>
        <w:pStyle w:val="ListParagraph"/>
        <w:numPr>
          <w:ilvl w:val="0"/>
          <w:numId w:val="43"/>
        </w:numPr>
        <w:rPr>
          <w:ins w:id="850" w:author="Jonathan Drummey" w:date="2016-04-07T10:19:00Z"/>
        </w:rPr>
        <w:pPrChange w:id="851" w:author="Jonathan Drummey" w:date="2016-04-07T10:14:00Z">
          <w:pPr/>
        </w:pPrChange>
      </w:pPr>
      <w:ins w:id="852" w:author="Jonathan Drummey" w:date="2016-04-07T10:19:00Z">
        <w:r>
          <w:t>It is strongly recommended that you test the alert before putting it into production.</w:t>
        </w:r>
      </w:ins>
    </w:p>
    <w:p w14:paraId="74EF8EDE" w14:textId="08787EF0" w:rsidR="009753C9" w:rsidRDefault="009753C9" w:rsidP="009753C9">
      <w:pPr>
        <w:pStyle w:val="ListParagraph"/>
        <w:numPr>
          <w:ilvl w:val="0"/>
          <w:numId w:val="43"/>
        </w:numPr>
        <w:rPr>
          <w:ins w:id="853" w:author="Jonathan Drummey" w:date="2016-04-07T10:14:00Z"/>
        </w:rPr>
        <w:pPrChange w:id="854" w:author="Jonathan Drummey" w:date="2016-04-07T10:14:00Z">
          <w:pPr/>
        </w:pPrChange>
      </w:pPr>
      <w:ins w:id="855" w:author="Jonathan Drummey" w:date="2016-04-07T10:14:00Z">
        <w:r>
          <w:t xml:space="preserve">Only absolute paths can be used so no ..\ </w:t>
        </w:r>
      </w:ins>
      <w:ins w:id="856" w:author="Jonathan Drummey" w:date="2016-04-07T10:18:00Z">
        <w:r>
          <w:t>relative path references</w:t>
        </w:r>
      </w:ins>
      <w:ins w:id="857" w:author="Jonathan Drummey" w:date="2016-04-07T10:14:00Z">
        <w:r>
          <w:t xml:space="preserve"> are allowed.</w:t>
        </w:r>
      </w:ins>
    </w:p>
    <w:p w14:paraId="0A11A636" w14:textId="0EDF2A57" w:rsidR="009753C9" w:rsidRDefault="009753C9" w:rsidP="009753C9">
      <w:pPr>
        <w:pStyle w:val="ListParagraph"/>
        <w:numPr>
          <w:ilvl w:val="0"/>
          <w:numId w:val="43"/>
        </w:numPr>
        <w:rPr>
          <w:ins w:id="858" w:author="Jonathan Drummey" w:date="2016-04-07T10:15:00Z"/>
        </w:rPr>
        <w:pPrChange w:id="859" w:author="Jonathan Drummey" w:date="2016-04-07T10:14:00Z">
          <w:pPr/>
        </w:pPrChange>
      </w:pPr>
      <w:ins w:id="860" w:author="Jonathan Drummey" w:date="2016-04-07T10:14:00Z">
        <w:r>
          <w:t>The trailing \</w:t>
        </w:r>
      </w:ins>
      <w:ins w:id="861" w:author="Jonathan Drummey" w:date="2016-04-07T10:18:00Z">
        <w:r>
          <w:t xml:space="preserve"> for |exportfilepath</w:t>
        </w:r>
      </w:ins>
      <w:ins w:id="862" w:author="Jonathan Drummey" w:date="2016-04-07T10:14:00Z">
        <w:r>
          <w:t xml:space="preserve"> is optional.</w:t>
        </w:r>
      </w:ins>
    </w:p>
    <w:p w14:paraId="34913933" w14:textId="30763671" w:rsidR="009753C9" w:rsidRDefault="009753C9" w:rsidP="009753C9">
      <w:pPr>
        <w:pStyle w:val="ListParagraph"/>
        <w:numPr>
          <w:ilvl w:val="0"/>
          <w:numId w:val="43"/>
        </w:numPr>
        <w:rPr>
          <w:ins w:id="863" w:author="Jonathan Drummey" w:date="2016-04-07T10:14:00Z"/>
        </w:rPr>
        <w:pPrChange w:id="864" w:author="Jonathan Drummey" w:date="2016-04-07T10:14:00Z">
          <w:pPr/>
        </w:pPrChange>
      </w:pPr>
      <w:ins w:id="865" w:author="Jonathan Drummey" w:date="2016-04-07T10:15:00Z">
        <w:r>
          <w:t>The |filename</w:t>
        </w:r>
      </w:ins>
      <w:ins w:id="866" w:author="Jonathan Drummey" w:date="2016-04-07T10:20:00Z">
        <w:r>
          <w:t>=</w:t>
        </w:r>
      </w:ins>
      <w:ins w:id="867" w:author="Jonathan Drummey" w:date="2016-04-07T10:15:00Z">
        <w:r>
          <w:t xml:space="preserve"> argument is optional, if it’s not included VizAlerts will use the default filename.</w:t>
        </w:r>
      </w:ins>
      <w:ins w:id="868" w:author="Jonathan Drummey" w:date="2016-04-07T10:16:00Z">
        <w:r>
          <w:t xml:space="preserve"> See </w:t>
        </w:r>
        <w:r w:rsidRPr="009753C9">
          <w:rPr>
            <w:b/>
            <w:rPrChange w:id="869" w:author="Jonathan Drummey" w:date="2016-04-07T10:16:00Z">
              <w:rPr/>
            </w:rPrChange>
          </w:rPr>
          <w:t>Custom Filenames for Appended Attachments</w:t>
        </w:r>
        <w:r>
          <w:t xml:space="preserve"> above for more information.</w:t>
        </w:r>
      </w:ins>
    </w:p>
    <w:p w14:paraId="5A7B6932" w14:textId="6091988C" w:rsidR="009753C9" w:rsidRDefault="009753C9" w:rsidP="009753C9">
      <w:pPr>
        <w:pStyle w:val="ListParagraph"/>
        <w:numPr>
          <w:ilvl w:val="0"/>
          <w:numId w:val="43"/>
        </w:numPr>
        <w:rPr>
          <w:ins w:id="870" w:author="Jonathan Drummey" w:date="2016-04-07T10:20:00Z"/>
        </w:rPr>
      </w:pPr>
      <w:ins w:id="871" w:author="Jonathan Drummey" w:date="2016-04-07T10:20:00Z">
        <w:r>
          <w:t xml:space="preserve">If multiple alerts in the same trigger view </w:t>
        </w:r>
        <w:r>
          <w:t xml:space="preserve">for the same run </w:t>
        </w:r>
        <w:r>
          <w:t>have the same |filename= value option then Tableau will only use that for the first fi</w:t>
        </w:r>
        <w:r>
          <w:t>lename and will use the default filename for the rest.</w:t>
        </w:r>
      </w:ins>
    </w:p>
    <w:p w14:paraId="77A8FCD2" w14:textId="78E8F7CC" w:rsidR="009753C9" w:rsidRDefault="009753C9" w:rsidP="009753C9">
      <w:pPr>
        <w:pStyle w:val="ListParagraph"/>
        <w:numPr>
          <w:ilvl w:val="0"/>
          <w:numId w:val="43"/>
        </w:numPr>
        <w:rPr>
          <w:ins w:id="872" w:author="Jonathan Drummey" w:date="2016-04-07T10:17:00Z"/>
        </w:rPr>
        <w:pPrChange w:id="873" w:author="Jonathan Drummey" w:date="2016-04-07T10:21:00Z">
          <w:pPr/>
        </w:pPrChange>
      </w:pPr>
      <w:ins w:id="874" w:author="Jonathan Drummey" w:date="2016-04-07T10:21:00Z">
        <w:r>
          <w:t xml:space="preserve">When a trigger view is run for the </w:t>
        </w:r>
      </w:ins>
      <w:ins w:id="875" w:author="Jonathan Drummey" w:date="2016-04-07T10:24:00Z">
        <w:r w:rsidR="00FD1E44">
          <w:t>2</w:t>
        </w:r>
        <w:r w:rsidR="00FD1E44" w:rsidRPr="00FD1E44">
          <w:rPr>
            <w:vertAlign w:val="superscript"/>
            <w:rPrChange w:id="876" w:author="Jonathan Drummey" w:date="2016-04-07T10:24:00Z">
              <w:rPr/>
            </w:rPrChange>
          </w:rPr>
          <w:t>nd</w:t>
        </w:r>
        <w:r w:rsidR="00FD1E44">
          <w:t>, 3</w:t>
        </w:r>
        <w:r w:rsidR="00FD1E44" w:rsidRPr="00FD1E44">
          <w:rPr>
            <w:vertAlign w:val="superscript"/>
            <w:rPrChange w:id="877" w:author="Jonathan Drummey" w:date="2016-04-07T10:24:00Z">
              <w:rPr/>
            </w:rPrChange>
          </w:rPr>
          <w:t>rd</w:t>
        </w:r>
        <w:r w:rsidR="00FD1E44">
          <w:t>, 4</w:t>
        </w:r>
        <w:r w:rsidR="00FD1E44" w:rsidRPr="00FD1E44">
          <w:rPr>
            <w:vertAlign w:val="superscript"/>
            <w:rPrChange w:id="878" w:author="Jonathan Drummey" w:date="2016-04-07T10:24:00Z">
              <w:rPr/>
            </w:rPrChange>
          </w:rPr>
          <w:t>th</w:t>
        </w:r>
        <w:r w:rsidR="00FD1E44">
          <w:t>, etc. time</w:t>
        </w:r>
      </w:ins>
      <w:ins w:id="879" w:author="Jonathan Drummey" w:date="2016-04-07T10:21:00Z">
        <w:r>
          <w:t xml:space="preserve"> when using</w:t>
        </w:r>
      </w:ins>
      <w:ins w:id="880" w:author="Jonathan Drummey" w:date="2016-04-07T10:19:00Z">
        <w:r>
          <w:t xml:space="preserve"> |filename=</w:t>
        </w:r>
      </w:ins>
      <w:ins w:id="881" w:author="Jonathan Drummey" w:date="2016-04-07T10:20:00Z">
        <w:r>
          <w:t xml:space="preserve"> </w:t>
        </w:r>
      </w:ins>
      <w:ins w:id="882" w:author="Jonathan Drummey" w:date="2016-04-07T10:19:00Z">
        <w:r>
          <w:t>VizAlerts automatically overwrites exported files</w:t>
        </w:r>
      </w:ins>
      <w:ins w:id="883" w:author="Jonathan Drummey" w:date="2016-04-07T10:20:00Z">
        <w:r>
          <w:t xml:space="preserve"> </w:t>
        </w:r>
      </w:ins>
      <w:ins w:id="884" w:author="Jonathan Drummey" w:date="2016-04-07T10:21:00Z">
        <w:r>
          <w:t xml:space="preserve">from the prior run. </w:t>
        </w:r>
      </w:ins>
      <w:ins w:id="885" w:author="Jonathan Drummey" w:date="2016-04-07T10:19:00Z">
        <w:r>
          <w:t xml:space="preserve">If you want a new filename for each day then you’ll need to make a calculated field in Tableau or modify your trigger view data source to generate </w:t>
        </w:r>
        <w:r w:rsidR="00FD1E44">
          <w:t>a new filename string</w:t>
        </w:r>
        <w:r>
          <w:t xml:space="preserve"> for each day.</w:t>
        </w:r>
      </w:ins>
    </w:p>
    <w:p w14:paraId="0AA1BC36" w14:textId="77777777" w:rsidR="009753C9" w:rsidRDefault="009753C9" w:rsidP="009753C9">
      <w:pPr>
        <w:rPr>
          <w:ins w:id="886" w:author="Jonathan Drummey" w:date="2016-04-07T10:12:00Z"/>
        </w:rPr>
        <w:pPrChange w:id="887" w:author="Jonathan Drummey" w:date="2016-04-07T10:17:00Z">
          <w:pPr/>
        </w:pPrChange>
      </w:pPr>
    </w:p>
    <w:p w14:paraId="726ED281" w14:textId="2836E3BA" w:rsidR="009753C9" w:rsidRDefault="009753C9" w:rsidP="009753C9">
      <w:pPr>
        <w:pStyle w:val="Heading3"/>
        <w:rPr>
          <w:ins w:id="888" w:author="Jonathan Drummey" w:date="2016-04-07T10:12:00Z"/>
        </w:rPr>
        <w:pPrChange w:id="889" w:author="Jonathan Drummey" w:date="2016-04-07T10:13:00Z">
          <w:pPr/>
        </w:pPrChange>
      </w:pPr>
      <w:bookmarkStart w:id="890" w:name="_Toc447790167"/>
      <w:ins w:id="891" w:author="Jonathan Drummey" w:date="2016-04-07T10:13:00Z">
        <w:r>
          <w:t xml:space="preserve">Turning off </w:t>
        </w:r>
      </w:ins>
      <w:ins w:id="892" w:author="Jonathan Drummey" w:date="2016-04-07T10:25:00Z">
        <w:r w:rsidR="00FD1E44">
          <w:t xml:space="preserve">Email </w:t>
        </w:r>
      </w:ins>
      <w:ins w:id="893" w:author="Jonathan Drummey" w:date="2016-04-07T10:13:00Z">
        <w:r>
          <w:t>Attachments for Export-Only |noattach</w:t>
        </w:r>
      </w:ins>
      <w:bookmarkEnd w:id="890"/>
    </w:p>
    <w:p w14:paraId="2AFD62D9" w14:textId="3447A231" w:rsidR="00FD1E44" w:rsidRDefault="00FD1E44" w:rsidP="00DE62BB">
      <w:pPr>
        <w:rPr>
          <w:ins w:id="894" w:author="Jonathan Drummey" w:date="2016-04-07T10:31:00Z"/>
        </w:rPr>
        <w:pPrChange w:id="895" w:author="Jonathan Drummey" w:date="2016-04-07T10:04:00Z">
          <w:pPr/>
        </w:pPrChange>
      </w:pPr>
      <w:ins w:id="896" w:author="Jonathan Drummey" w:date="2016-04-07T10:31:00Z">
        <w:r>
          <w:t>If you want to notify the users that a file has been exported without actually attaching the file to the email then the noattach option is for you. Adding |noattach as an argument with |exportfilepath tells VizAlerts to not attach that file to the email and instead just export it. For example:</w:t>
        </w:r>
      </w:ins>
    </w:p>
    <w:p w14:paraId="7F31CB0D" w14:textId="2939AE6F" w:rsidR="00FD1E44" w:rsidRDefault="00FD1E44" w:rsidP="00FD1E44">
      <w:pPr>
        <w:ind w:left="720"/>
        <w:rPr>
          <w:ins w:id="897" w:author="Jonathan Drummey" w:date="2016-04-07T10:33:00Z"/>
        </w:rPr>
        <w:pPrChange w:id="898" w:author="Jonathan Drummey" w:date="2016-04-07T10:32:00Z">
          <w:pPr/>
        </w:pPrChange>
      </w:pPr>
      <w:ins w:id="899" w:author="Jonathan Drummey" w:date="2016-04-07T10:32:00Z">
        <w:r>
          <w:t>VIZ_PDF(</w:t>
        </w:r>
      </w:ins>
      <w:ins w:id="900" w:author="Jonathan Drummey" w:date="2016-04-07T10:33:00Z">
        <w:r>
          <w:t>PatientData/DailyCensus|exportfilepath=\\myServer\myShare\Daily Data|noattach)</w:t>
        </w:r>
      </w:ins>
    </w:p>
    <w:p w14:paraId="26EE90E7" w14:textId="2FB1B572" w:rsidR="00FD1E44" w:rsidRDefault="00FD1E44" w:rsidP="00FD1E44">
      <w:pPr>
        <w:rPr>
          <w:ins w:id="901" w:author="Jonathan Drummey" w:date="2016-04-07T10:31:00Z"/>
        </w:rPr>
        <w:pPrChange w:id="902" w:author="Jonathan Drummey" w:date="2016-04-07T10:34:00Z">
          <w:pPr/>
        </w:pPrChange>
      </w:pPr>
      <w:ins w:id="903" w:author="Jonathan Drummey" w:date="2016-04-07T10:34:00Z">
        <w:r>
          <w:t xml:space="preserve">Will generate a PDF of the daily census data in </w:t>
        </w:r>
        <w:r w:rsidRPr="00FD1E44">
          <w:rPr>
            <w:rPrChange w:id="904" w:author="Jonathan Drummey" w:date="2016-04-07T10:34:00Z">
              <w:rPr>
                <w:rStyle w:val="Hyperlink"/>
              </w:rPr>
            </w:rPrChange>
          </w:rPr>
          <w:t>\\myServer\myShare\Daily Data\</w:t>
        </w:r>
        <w:r>
          <w:t xml:space="preserve"> while the outgoing </w:t>
        </w:r>
      </w:ins>
      <w:ins w:id="905" w:author="Jonathan Drummey" w:date="2016-04-07T10:35:00Z">
        <w:r w:rsidR="0019772A">
          <w:t xml:space="preserve">alert </w:t>
        </w:r>
      </w:ins>
      <w:ins w:id="906" w:author="Jonathan Drummey" w:date="2016-04-07T10:34:00Z">
        <w:r>
          <w:t xml:space="preserve">email would not have </w:t>
        </w:r>
      </w:ins>
      <w:ins w:id="907" w:author="Jonathan Drummey" w:date="2016-04-07T10:35:00Z">
        <w:r w:rsidR="0019772A">
          <w:t>the PDF at all.</w:t>
        </w:r>
      </w:ins>
    </w:p>
    <w:p w14:paraId="4BB54F3E" w14:textId="18B456FD" w:rsidR="00657E36" w:rsidRDefault="009530AD" w:rsidP="00DE62BB">
      <w:pPr>
        <w:pPrChange w:id="908" w:author="Jonathan Drummey" w:date="2016-04-07T10:02:00Z">
          <w:pPr/>
        </w:pPrChange>
      </w:pPr>
      <w:del w:id="909" w:author="Jonathan Drummey" w:date="2016-04-07T10:02:00Z">
        <w:r w:rsidDel="00DE62BB">
          <w:br/>
        </w:r>
      </w:del>
    </w:p>
    <w:p w14:paraId="37E34334" w14:textId="48C3F892" w:rsidR="00A3363C" w:rsidRDefault="00A3363C" w:rsidP="00A3363C">
      <w:pPr>
        <w:pStyle w:val="Heading1"/>
        <w:rPr>
          <w:ins w:id="910" w:author="Jonathan Drummey" w:date="2016-04-07T09:17:00Z"/>
        </w:rPr>
      </w:pPr>
      <w:bookmarkStart w:id="911" w:name="_Toc447638004"/>
      <w:bookmarkStart w:id="912" w:name="_Toc447790168"/>
      <w:ins w:id="913" w:author="Jonathan Drummey" w:date="2016-04-07T09:17:00Z">
        <w:r>
          <w:t>SMS Text Message Alerts</w:t>
        </w:r>
        <w:bookmarkEnd w:id="911"/>
        <w:bookmarkEnd w:id="912"/>
      </w:ins>
    </w:p>
    <w:p w14:paraId="2495FD28" w14:textId="73BDDBEC" w:rsidR="00A3363C" w:rsidRDefault="00A3363C" w:rsidP="00A3363C">
      <w:pPr>
        <w:rPr>
          <w:ins w:id="914" w:author="Jonathan Drummey" w:date="2016-04-07T09:17:00Z"/>
        </w:rPr>
      </w:pPr>
      <w:ins w:id="915" w:author="Jonathan Drummey" w:date="2016-04-07T09:17:00Z">
        <w:r>
          <w:t>SMS Alerts are a variation on Advanced Alerts that are SMS text messages delivered to mobile devices. There are two ways to deliver text message alerts from VizAlerts:</w:t>
        </w:r>
      </w:ins>
    </w:p>
    <w:p w14:paraId="44A89C12" w14:textId="3C65D56D" w:rsidR="00A3363C" w:rsidRDefault="00A3363C" w:rsidP="00A3363C">
      <w:pPr>
        <w:pStyle w:val="ListParagraph"/>
        <w:numPr>
          <w:ilvl w:val="0"/>
          <w:numId w:val="35"/>
        </w:numPr>
        <w:rPr>
          <w:ins w:id="916" w:author="Jonathan Drummey" w:date="2016-04-07T09:17:00Z"/>
        </w:rPr>
      </w:pPr>
      <w:ins w:id="917" w:author="Jonathan Drummey" w:date="2016-04-07T09:17:00Z">
        <w:r>
          <w:t xml:space="preserve">If your cellphone provider has a free email-to-text gateway then you can use the given email address for the mobile phone as the Email To * address for </w:t>
        </w:r>
        <w:r w:rsidR="00DA6AC8">
          <w:t>an email advanced alert</w:t>
        </w:r>
        <w:r>
          <w:t xml:space="preserve">, for example for AT&amp;T in the USA the address is </w:t>
        </w:r>
        <w:r w:rsidR="00D26832">
          <w:fldChar w:fldCharType="begin"/>
        </w:r>
        <w:r w:rsidR="00D26832">
          <w:instrText xml:space="preserve"> HYPERLINK "mailto:xxxxxxxxx@txt.att.net" </w:instrText>
        </w:r>
        <w:r w:rsidR="00D26832">
          <w:fldChar w:fldCharType="separate"/>
        </w:r>
        <w:r w:rsidRPr="009B363E">
          <w:rPr>
            <w:rStyle w:val="Hyperlink"/>
          </w:rPr>
          <w:t>xxxxxxxxx@txt.att.net</w:t>
        </w:r>
        <w:r w:rsidR="00D26832">
          <w:rPr>
            <w:rStyle w:val="Hyperlink"/>
          </w:rPr>
          <w:fldChar w:fldCharType="end"/>
        </w:r>
        <w:r>
          <w:t xml:space="preserve"> where xxxxxxxxx is the area code and full phone number of the mobile phone. As a bonus some cellular providers will even automatically convert </w:t>
        </w:r>
        <w:r w:rsidR="00B50E8E">
          <w:t xml:space="preserve">emails with </w:t>
        </w:r>
        <w:r>
          <w:t>inline images for you into MMS messages.</w:t>
        </w:r>
      </w:ins>
    </w:p>
    <w:p w14:paraId="3BD0A829" w14:textId="0FC270FA" w:rsidR="00A3363C" w:rsidRDefault="00A3363C" w:rsidP="00A3363C">
      <w:pPr>
        <w:pStyle w:val="ListParagraph"/>
        <w:numPr>
          <w:ilvl w:val="0"/>
          <w:numId w:val="35"/>
        </w:numPr>
        <w:rPr>
          <w:ins w:id="918" w:author="Jonathan Drummey" w:date="2016-04-07T09:17:00Z"/>
        </w:rPr>
      </w:pPr>
      <w:ins w:id="919" w:author="Jonathan Drummey" w:date="2016-04-07T09:17:00Z">
        <w:r>
          <w:lastRenderedPageBreak/>
          <w:t xml:space="preserve">Use the built-in integration to an SMS gateway provider, by configuring an Advanced Alert trigger view with Email Action * = 2. </w:t>
        </w:r>
        <w:r w:rsidR="00DA6AC8">
          <w:t>These messages are SMS only, inline images are not supported.</w:t>
        </w:r>
      </w:ins>
    </w:p>
    <w:p w14:paraId="64A06FEC" w14:textId="308B940C" w:rsidR="00A3363C" w:rsidRDefault="00A3363C" w:rsidP="00A3363C">
      <w:pPr>
        <w:rPr>
          <w:ins w:id="920" w:author="Jonathan Drummey" w:date="2016-04-07T09:17:00Z"/>
        </w:rPr>
      </w:pPr>
      <w:ins w:id="921" w:author="Jonathan Drummey" w:date="2016-04-07T09:17:00Z">
        <w:r>
          <w:t xml:space="preserve">At this time the only supported SMS gateway is with </w:t>
        </w:r>
        <w:r w:rsidR="00D26832">
          <w:fldChar w:fldCharType="begin"/>
        </w:r>
        <w:r w:rsidR="00D26832">
          <w:instrText xml:space="preserve"> HYPERLINK "https://www.twilio.com/" </w:instrText>
        </w:r>
        <w:r w:rsidR="00D26832">
          <w:fldChar w:fldCharType="separate"/>
        </w:r>
        <w:r w:rsidRPr="00B50E8E">
          <w:rPr>
            <w:rStyle w:val="Hyperlink"/>
          </w:rPr>
          <w:t>Twilio</w:t>
        </w:r>
        <w:r w:rsidR="00D26832">
          <w:rPr>
            <w:rStyle w:val="Hyperlink"/>
          </w:rPr>
          <w:fldChar w:fldCharType="end"/>
        </w:r>
        <w:r>
          <w:t>, to use the Twilio integration your Tableau Server admin will need to have set up the VizAlerts configuration file with the necessary information. See the VizAlerts Install Guide for details.</w:t>
        </w:r>
      </w:ins>
    </w:p>
    <w:p w14:paraId="5DC30633" w14:textId="663D33BF" w:rsidR="00A3363C" w:rsidRDefault="00A3363C" w:rsidP="00A3363C">
      <w:pPr>
        <w:rPr>
          <w:ins w:id="922" w:author="Jonathan Drummey" w:date="2016-04-07T09:17:00Z"/>
        </w:rPr>
      </w:pPr>
      <w:ins w:id="923" w:author="Jonathan Drummey" w:date="2016-04-07T09:17:00Z">
        <w:r>
          <w:t>The rest of this section is about configuring and usin</w:t>
        </w:r>
        <w:r w:rsidR="00DA6AC8">
          <w:t>g SMS Alerts with the gateway since configuring Email Advanced Alerts is covered above.</w:t>
        </w:r>
      </w:ins>
    </w:p>
    <w:p w14:paraId="43E81C68" w14:textId="3096D9E4" w:rsidR="00A3363C" w:rsidRDefault="00A3363C" w:rsidP="00A3363C">
      <w:pPr>
        <w:pStyle w:val="Heading2"/>
        <w:rPr>
          <w:ins w:id="924" w:author="Jonathan Drummey" w:date="2016-04-07T09:17:00Z"/>
        </w:rPr>
      </w:pPr>
      <w:bookmarkStart w:id="925" w:name="_Toc447638005"/>
      <w:bookmarkStart w:id="926" w:name="_Toc447790169"/>
      <w:ins w:id="927" w:author="Jonathan Drummey" w:date="2016-04-07T09:17:00Z">
        <w:r>
          <w:t>SMS Alert Configuration</w:t>
        </w:r>
        <w:bookmarkEnd w:id="925"/>
        <w:bookmarkEnd w:id="926"/>
      </w:ins>
    </w:p>
    <w:p w14:paraId="38A34424" w14:textId="7FC33E97" w:rsidR="00A3363C" w:rsidRDefault="00A3363C" w:rsidP="00A3363C">
      <w:pPr>
        <w:rPr>
          <w:ins w:id="928" w:author="Jonathan Drummey" w:date="2016-04-07T09:17:00Z"/>
        </w:rPr>
      </w:pPr>
      <w:ins w:id="929" w:author="Jonathan Drummey" w:date="2016-04-07T09:17:00Z">
        <w:r>
          <w:t>SMS Alerts are set up in the exact same way as Email Alerts and you can even make a trigger view that has rows for both Email Alerts and SMS Alerts. Here’s a screenshot of the SMS test view</w:t>
        </w:r>
        <w:r w:rsidR="00FD1E44">
          <w:t xml:space="preserve"> located at</w:t>
        </w:r>
      </w:ins>
      <w:ins w:id="930" w:author="Jonathan Drummey" w:date="2016-04-07T10:28:00Z">
        <w:r w:rsidR="00FD1E44">
          <w:t xml:space="preserve"> [VizAlerts install folder]\</w:t>
        </w:r>
      </w:ins>
      <w:ins w:id="931" w:author="Jonathan Drummey" w:date="2016-04-07T09:17:00Z">
        <w:r w:rsidR="00F12C58">
          <w:t>demo\SMSDemo.twb</w:t>
        </w:r>
        <w:r>
          <w:t xml:space="preserve"> that has a couple of outgoing email</w:t>
        </w:r>
        <w:r w:rsidR="00F12C58">
          <w:t>s along with various SMS alerts:</w:t>
        </w:r>
      </w:ins>
    </w:p>
    <w:p w14:paraId="0C37DF34" w14:textId="48D3A244" w:rsidR="00F12C58" w:rsidRDefault="00F12C58" w:rsidP="00A3363C">
      <w:pPr>
        <w:rPr>
          <w:ins w:id="932" w:author="Jonathan Drummey" w:date="2016-04-07T09:17:00Z"/>
        </w:rPr>
      </w:pPr>
      <w:ins w:id="933" w:author="Jonathan Drummey" w:date="2016-04-07T09:17:00Z">
        <w:r w:rsidRPr="00F12C58">
          <w:rPr>
            <w:noProof/>
          </w:rPr>
          <w:drawing>
            <wp:inline distT="0" distB="0" distL="0" distR="0" wp14:anchorId="7A04F33A" wp14:editId="284BB581">
              <wp:extent cx="5943600" cy="24320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432050"/>
                      </a:xfrm>
                      <a:prstGeom prst="rect">
                        <a:avLst/>
                      </a:prstGeom>
                    </pic:spPr>
                  </pic:pic>
                </a:graphicData>
              </a:graphic>
            </wp:inline>
          </w:drawing>
        </w:r>
      </w:ins>
    </w:p>
    <w:p w14:paraId="3469BD60" w14:textId="590C7ACE" w:rsidR="00A3363C" w:rsidRDefault="00DA6AC8" w:rsidP="00A3363C">
      <w:pPr>
        <w:rPr>
          <w:ins w:id="934" w:author="Jonathan Drummey" w:date="2016-04-07T09:17:00Z"/>
        </w:rPr>
      </w:pPr>
      <w:ins w:id="935" w:author="Jonathan Drummey" w:date="2016-04-07T09:17:00Z">
        <w:r>
          <w:t>The trigger view for SMS Alerts uses the exact same field names as Email Alerts, however the field values are different, here’s a description:</w:t>
        </w:r>
      </w:ins>
    </w:p>
    <w:tbl>
      <w:tblPr>
        <w:tblStyle w:val="TableGrid"/>
        <w:tblW w:w="0" w:type="auto"/>
        <w:jc w:val="center"/>
        <w:tblInd w:w="-263" w:type="dxa"/>
        <w:tblLook w:val="04A0" w:firstRow="1" w:lastRow="0" w:firstColumn="1" w:lastColumn="0" w:noHBand="0" w:noVBand="1"/>
      </w:tblPr>
      <w:tblGrid>
        <w:gridCol w:w="2283"/>
        <w:gridCol w:w="1255"/>
        <w:gridCol w:w="4890"/>
      </w:tblGrid>
      <w:tr w:rsidR="00A3363C" w14:paraId="0712A212" w14:textId="77777777" w:rsidTr="00A3363C">
        <w:trPr>
          <w:jc w:val="center"/>
          <w:ins w:id="936" w:author="Jonathan Drummey" w:date="2016-04-07T09:17:00Z"/>
        </w:trPr>
        <w:tc>
          <w:tcPr>
            <w:tcW w:w="2283" w:type="dxa"/>
          </w:tcPr>
          <w:p w14:paraId="2F710504" w14:textId="77777777" w:rsidR="00A3363C" w:rsidRPr="009140EE" w:rsidRDefault="00A3363C" w:rsidP="00A3363C">
            <w:pPr>
              <w:rPr>
                <w:ins w:id="937" w:author="Jonathan Drummey" w:date="2016-04-07T09:17:00Z"/>
                <w:b/>
              </w:rPr>
            </w:pPr>
            <w:ins w:id="938" w:author="Jonathan Drummey" w:date="2016-04-07T09:17:00Z">
              <w:r w:rsidRPr="009140EE">
                <w:rPr>
                  <w:b/>
                </w:rPr>
                <w:t>Field Name (with leading space)</w:t>
              </w:r>
            </w:ins>
          </w:p>
        </w:tc>
        <w:tc>
          <w:tcPr>
            <w:tcW w:w="1167" w:type="dxa"/>
          </w:tcPr>
          <w:p w14:paraId="1DDA39CE" w14:textId="77777777" w:rsidR="00A3363C" w:rsidRPr="009140EE" w:rsidRDefault="00A3363C" w:rsidP="00A3363C">
            <w:pPr>
              <w:rPr>
                <w:ins w:id="939" w:author="Jonathan Drummey" w:date="2016-04-07T09:17:00Z"/>
                <w:b/>
              </w:rPr>
            </w:pPr>
            <w:ins w:id="940" w:author="Jonathan Drummey" w:date="2016-04-07T09:17:00Z">
              <w:r w:rsidRPr="009140EE">
                <w:rPr>
                  <w:b/>
                </w:rPr>
                <w:t>Required?</w:t>
              </w:r>
            </w:ins>
          </w:p>
        </w:tc>
        <w:tc>
          <w:tcPr>
            <w:tcW w:w="4890" w:type="dxa"/>
          </w:tcPr>
          <w:p w14:paraId="57E85506" w14:textId="77777777" w:rsidR="00A3363C" w:rsidRPr="009140EE" w:rsidRDefault="00A3363C" w:rsidP="00A3363C">
            <w:pPr>
              <w:rPr>
                <w:ins w:id="941" w:author="Jonathan Drummey" w:date="2016-04-07T09:17:00Z"/>
                <w:b/>
              </w:rPr>
            </w:pPr>
            <w:ins w:id="942" w:author="Jonathan Drummey" w:date="2016-04-07T09:17:00Z">
              <w:r w:rsidRPr="009140EE">
                <w:rPr>
                  <w:b/>
                </w:rPr>
                <w:t>Structure &amp; Description</w:t>
              </w:r>
            </w:ins>
          </w:p>
        </w:tc>
      </w:tr>
      <w:tr w:rsidR="00A3363C" w14:paraId="5D416DD1" w14:textId="77777777" w:rsidTr="00A3363C">
        <w:trPr>
          <w:jc w:val="center"/>
          <w:ins w:id="943" w:author="Jonathan Drummey" w:date="2016-04-07T09:17:00Z"/>
        </w:trPr>
        <w:tc>
          <w:tcPr>
            <w:tcW w:w="2283" w:type="dxa"/>
          </w:tcPr>
          <w:p w14:paraId="70E04CAD" w14:textId="77777777" w:rsidR="00A3363C" w:rsidRDefault="00A3363C" w:rsidP="00A3363C">
            <w:pPr>
              <w:rPr>
                <w:ins w:id="944" w:author="Jonathan Drummey" w:date="2016-04-07T09:17:00Z"/>
              </w:rPr>
            </w:pPr>
            <w:ins w:id="945" w:author="Jonathan Drummey" w:date="2016-04-07T09:17:00Z">
              <w:r>
                <w:t xml:space="preserve"> Email Action *</w:t>
              </w:r>
            </w:ins>
          </w:p>
        </w:tc>
        <w:tc>
          <w:tcPr>
            <w:tcW w:w="1167" w:type="dxa"/>
          </w:tcPr>
          <w:p w14:paraId="67EA7544" w14:textId="77777777" w:rsidR="00A3363C" w:rsidRDefault="00A3363C" w:rsidP="00A3363C">
            <w:pPr>
              <w:rPr>
                <w:ins w:id="946" w:author="Jonathan Drummey" w:date="2016-04-07T09:17:00Z"/>
              </w:rPr>
            </w:pPr>
            <w:ins w:id="947" w:author="Jonathan Drummey" w:date="2016-04-07T09:17:00Z">
              <w:r>
                <w:t>Yes</w:t>
              </w:r>
            </w:ins>
          </w:p>
        </w:tc>
        <w:tc>
          <w:tcPr>
            <w:tcW w:w="4890" w:type="dxa"/>
          </w:tcPr>
          <w:p w14:paraId="28A1AB9D" w14:textId="665BFFF5" w:rsidR="00A3363C" w:rsidRDefault="00A3363C" w:rsidP="00A3363C">
            <w:pPr>
              <w:rPr>
                <w:ins w:id="948" w:author="Jonathan Drummey" w:date="2016-04-07T09:17:00Z"/>
              </w:rPr>
            </w:pPr>
            <w:ins w:id="949" w:author="Jonathan Drummey" w:date="2016-04-07T09:17:00Z">
              <w:r>
                <w:t>Value = 2, tells VizAlerts that this is an SMS Advanced Alert</w:t>
              </w:r>
            </w:ins>
          </w:p>
        </w:tc>
      </w:tr>
      <w:tr w:rsidR="00A3363C" w14:paraId="4BD614A5" w14:textId="77777777" w:rsidTr="00A3363C">
        <w:trPr>
          <w:jc w:val="center"/>
          <w:ins w:id="950" w:author="Jonathan Drummey" w:date="2016-04-07T09:17:00Z"/>
        </w:trPr>
        <w:tc>
          <w:tcPr>
            <w:tcW w:w="2283" w:type="dxa"/>
          </w:tcPr>
          <w:p w14:paraId="321EC537" w14:textId="77777777" w:rsidR="00A3363C" w:rsidRDefault="00A3363C" w:rsidP="00A3363C">
            <w:pPr>
              <w:rPr>
                <w:ins w:id="951" w:author="Jonathan Drummey" w:date="2016-04-07T09:17:00Z"/>
              </w:rPr>
            </w:pPr>
            <w:ins w:id="952" w:author="Jonathan Drummey" w:date="2016-04-07T09:17:00Z">
              <w:r>
                <w:t xml:space="preserve"> </w:t>
              </w:r>
              <w:r w:rsidRPr="00C51170">
                <w:t>Email To *</w:t>
              </w:r>
            </w:ins>
          </w:p>
        </w:tc>
        <w:tc>
          <w:tcPr>
            <w:tcW w:w="1167" w:type="dxa"/>
          </w:tcPr>
          <w:p w14:paraId="6180A419" w14:textId="77777777" w:rsidR="00A3363C" w:rsidRDefault="00A3363C" w:rsidP="00A3363C">
            <w:pPr>
              <w:rPr>
                <w:ins w:id="953" w:author="Jonathan Drummey" w:date="2016-04-07T09:17:00Z"/>
              </w:rPr>
            </w:pPr>
            <w:ins w:id="954" w:author="Jonathan Drummey" w:date="2016-04-07T09:17:00Z">
              <w:r>
                <w:t>Yes</w:t>
              </w:r>
            </w:ins>
          </w:p>
        </w:tc>
        <w:tc>
          <w:tcPr>
            <w:tcW w:w="4890" w:type="dxa"/>
          </w:tcPr>
          <w:p w14:paraId="1F243A1C" w14:textId="6420ADD0" w:rsidR="00A3363C" w:rsidRDefault="00A3363C" w:rsidP="00A3363C">
            <w:pPr>
              <w:rPr>
                <w:ins w:id="955" w:author="Jonathan Drummey" w:date="2016-04-07T09:17:00Z"/>
              </w:rPr>
            </w:pPr>
            <w:ins w:id="956" w:author="Jonathan Drummey" w:date="2016-04-07T09:17:00Z">
              <w:r>
                <w:t>Phone number(s) separated by commas or semicolons. Phone numbers need the country dialing code, area code (if applicable), and destination number.</w:t>
              </w:r>
            </w:ins>
          </w:p>
        </w:tc>
      </w:tr>
      <w:tr w:rsidR="00A3363C" w14:paraId="7D8CDB05" w14:textId="77777777" w:rsidTr="00A3363C">
        <w:trPr>
          <w:jc w:val="center"/>
          <w:ins w:id="957" w:author="Jonathan Drummey" w:date="2016-04-07T09:17:00Z"/>
        </w:trPr>
        <w:tc>
          <w:tcPr>
            <w:tcW w:w="2283" w:type="dxa"/>
          </w:tcPr>
          <w:p w14:paraId="6EE2DAED" w14:textId="77777777" w:rsidR="00A3363C" w:rsidRDefault="00A3363C" w:rsidP="00A3363C">
            <w:pPr>
              <w:rPr>
                <w:ins w:id="958" w:author="Jonathan Drummey" w:date="2016-04-07T09:17:00Z"/>
              </w:rPr>
            </w:pPr>
            <w:ins w:id="959" w:author="Jonathan Drummey" w:date="2016-04-07T09:17:00Z">
              <w:r>
                <w:t xml:space="preserve"> Email From ~</w:t>
              </w:r>
            </w:ins>
          </w:p>
        </w:tc>
        <w:tc>
          <w:tcPr>
            <w:tcW w:w="1167" w:type="dxa"/>
          </w:tcPr>
          <w:p w14:paraId="0FF59FE6" w14:textId="77777777" w:rsidR="00A3363C" w:rsidRDefault="00A3363C" w:rsidP="00A3363C">
            <w:pPr>
              <w:rPr>
                <w:ins w:id="960" w:author="Jonathan Drummey" w:date="2016-04-07T09:17:00Z"/>
              </w:rPr>
            </w:pPr>
          </w:p>
        </w:tc>
        <w:tc>
          <w:tcPr>
            <w:tcW w:w="4890" w:type="dxa"/>
          </w:tcPr>
          <w:p w14:paraId="5D040050" w14:textId="250C8902" w:rsidR="00A3363C" w:rsidRDefault="00DA6AC8" w:rsidP="00A3363C">
            <w:pPr>
              <w:rPr>
                <w:ins w:id="961" w:author="Jonathan Drummey" w:date="2016-04-07T09:17:00Z"/>
              </w:rPr>
            </w:pPr>
            <w:ins w:id="962" w:author="Jonathan Drummey" w:date="2016-04-07T09:17:00Z">
              <w:r>
                <w:t>Optional originating phone number (you will need this supplied by the SMS gateway provider)</w:t>
              </w:r>
            </w:ins>
          </w:p>
        </w:tc>
      </w:tr>
      <w:tr w:rsidR="00A3363C" w14:paraId="1DFB617A" w14:textId="77777777" w:rsidTr="00A3363C">
        <w:trPr>
          <w:jc w:val="center"/>
          <w:ins w:id="963" w:author="Jonathan Drummey" w:date="2016-04-07T09:17:00Z"/>
        </w:trPr>
        <w:tc>
          <w:tcPr>
            <w:tcW w:w="2283" w:type="dxa"/>
          </w:tcPr>
          <w:p w14:paraId="1FBB467B" w14:textId="77777777" w:rsidR="00A3363C" w:rsidRDefault="00A3363C" w:rsidP="00A3363C">
            <w:pPr>
              <w:rPr>
                <w:ins w:id="964" w:author="Jonathan Drummey" w:date="2016-04-07T09:17:00Z"/>
              </w:rPr>
            </w:pPr>
            <w:ins w:id="965" w:author="Jonathan Drummey" w:date="2016-04-07T09:17:00Z">
              <w:r>
                <w:t xml:space="preserve"> Email CC ~</w:t>
              </w:r>
            </w:ins>
          </w:p>
        </w:tc>
        <w:tc>
          <w:tcPr>
            <w:tcW w:w="1167" w:type="dxa"/>
          </w:tcPr>
          <w:p w14:paraId="6E8B934E" w14:textId="77777777" w:rsidR="00A3363C" w:rsidRDefault="00A3363C" w:rsidP="00A3363C">
            <w:pPr>
              <w:rPr>
                <w:ins w:id="966" w:author="Jonathan Drummey" w:date="2016-04-07T09:17:00Z"/>
              </w:rPr>
            </w:pPr>
          </w:p>
        </w:tc>
        <w:tc>
          <w:tcPr>
            <w:tcW w:w="4890" w:type="dxa"/>
          </w:tcPr>
          <w:p w14:paraId="7B9F0122" w14:textId="6F4DE515" w:rsidR="00A3363C" w:rsidRDefault="00DA6AC8" w:rsidP="00A3363C">
            <w:pPr>
              <w:rPr>
                <w:ins w:id="967" w:author="Jonathan Drummey" w:date="2016-04-07T09:17:00Z"/>
              </w:rPr>
            </w:pPr>
            <w:ins w:id="968" w:author="Jonathan Drummey" w:date="2016-04-07T09:17:00Z">
              <w:r>
                <w:t>Additional phone number(s)</w:t>
              </w:r>
            </w:ins>
          </w:p>
        </w:tc>
      </w:tr>
      <w:tr w:rsidR="00A3363C" w14:paraId="229642F1" w14:textId="77777777" w:rsidTr="00A3363C">
        <w:trPr>
          <w:jc w:val="center"/>
          <w:ins w:id="969" w:author="Jonathan Drummey" w:date="2016-04-07T09:17:00Z"/>
        </w:trPr>
        <w:tc>
          <w:tcPr>
            <w:tcW w:w="2283" w:type="dxa"/>
          </w:tcPr>
          <w:p w14:paraId="4FD73CFE" w14:textId="77777777" w:rsidR="00A3363C" w:rsidRDefault="00A3363C" w:rsidP="00A3363C">
            <w:pPr>
              <w:rPr>
                <w:ins w:id="970" w:author="Jonathan Drummey" w:date="2016-04-07T09:17:00Z"/>
              </w:rPr>
            </w:pPr>
            <w:ins w:id="971" w:author="Jonathan Drummey" w:date="2016-04-07T09:17:00Z">
              <w:r>
                <w:t xml:space="preserve"> </w:t>
              </w:r>
              <w:r w:rsidRPr="00C51170">
                <w:t xml:space="preserve">Email </w:t>
              </w:r>
              <w:r>
                <w:t>BCC ~</w:t>
              </w:r>
            </w:ins>
          </w:p>
        </w:tc>
        <w:tc>
          <w:tcPr>
            <w:tcW w:w="1167" w:type="dxa"/>
          </w:tcPr>
          <w:p w14:paraId="0F4BB48B" w14:textId="77777777" w:rsidR="00A3363C" w:rsidRDefault="00A3363C" w:rsidP="00A3363C">
            <w:pPr>
              <w:rPr>
                <w:ins w:id="972" w:author="Jonathan Drummey" w:date="2016-04-07T09:17:00Z"/>
              </w:rPr>
            </w:pPr>
          </w:p>
        </w:tc>
        <w:tc>
          <w:tcPr>
            <w:tcW w:w="4890" w:type="dxa"/>
          </w:tcPr>
          <w:p w14:paraId="6659EAEC" w14:textId="131EA508" w:rsidR="00A3363C" w:rsidRDefault="00DA6AC8" w:rsidP="00A3363C">
            <w:pPr>
              <w:rPr>
                <w:ins w:id="973" w:author="Jonathan Drummey" w:date="2016-04-07T09:17:00Z"/>
              </w:rPr>
            </w:pPr>
            <w:ins w:id="974" w:author="Jonathan Drummey" w:date="2016-04-07T09:17:00Z">
              <w:r>
                <w:t>Additional phone number(s)</w:t>
              </w:r>
            </w:ins>
          </w:p>
        </w:tc>
      </w:tr>
      <w:tr w:rsidR="00A3363C" w14:paraId="4E925D93" w14:textId="77777777" w:rsidTr="00A3363C">
        <w:trPr>
          <w:jc w:val="center"/>
          <w:ins w:id="975" w:author="Jonathan Drummey" w:date="2016-04-07T09:17:00Z"/>
        </w:trPr>
        <w:tc>
          <w:tcPr>
            <w:tcW w:w="2283" w:type="dxa"/>
          </w:tcPr>
          <w:p w14:paraId="7992DDE8" w14:textId="77777777" w:rsidR="00A3363C" w:rsidRDefault="00A3363C" w:rsidP="00A3363C">
            <w:pPr>
              <w:rPr>
                <w:ins w:id="976" w:author="Jonathan Drummey" w:date="2016-04-07T09:17:00Z"/>
              </w:rPr>
            </w:pPr>
            <w:ins w:id="977" w:author="Jonathan Drummey" w:date="2016-04-07T09:17:00Z">
              <w:r>
                <w:t xml:space="preserve"> </w:t>
              </w:r>
              <w:r w:rsidRPr="00C51170">
                <w:t xml:space="preserve">Email </w:t>
              </w:r>
              <w:r>
                <w:t>Subject</w:t>
              </w:r>
              <w:r w:rsidRPr="00C51170">
                <w:t xml:space="preserve"> *</w:t>
              </w:r>
            </w:ins>
          </w:p>
        </w:tc>
        <w:tc>
          <w:tcPr>
            <w:tcW w:w="1167" w:type="dxa"/>
          </w:tcPr>
          <w:p w14:paraId="1257FCA1" w14:textId="77777777" w:rsidR="00A3363C" w:rsidRDefault="00A3363C" w:rsidP="00A3363C">
            <w:pPr>
              <w:rPr>
                <w:ins w:id="978" w:author="Jonathan Drummey" w:date="2016-04-07T09:17:00Z"/>
              </w:rPr>
            </w:pPr>
            <w:ins w:id="979" w:author="Jonathan Drummey" w:date="2016-04-07T09:17:00Z">
              <w:r>
                <w:t>Yes</w:t>
              </w:r>
            </w:ins>
          </w:p>
        </w:tc>
        <w:tc>
          <w:tcPr>
            <w:tcW w:w="4890" w:type="dxa"/>
          </w:tcPr>
          <w:p w14:paraId="54835CF7" w14:textId="62349609" w:rsidR="00A3363C" w:rsidRDefault="00431C29" w:rsidP="00A3363C">
            <w:pPr>
              <w:rPr>
                <w:ins w:id="980" w:author="Jonathan Drummey" w:date="2016-04-07T09:17:00Z"/>
              </w:rPr>
            </w:pPr>
            <w:ins w:id="981" w:author="Jonathan Drummey" w:date="2016-04-07T09:17:00Z">
              <w:r>
                <w:t>Text for subject, can be left blank/Null</w:t>
              </w:r>
            </w:ins>
          </w:p>
        </w:tc>
      </w:tr>
      <w:tr w:rsidR="00A3363C" w14:paraId="365CBC6A" w14:textId="77777777" w:rsidTr="00A3363C">
        <w:trPr>
          <w:jc w:val="center"/>
          <w:ins w:id="982" w:author="Jonathan Drummey" w:date="2016-04-07T09:17:00Z"/>
        </w:trPr>
        <w:tc>
          <w:tcPr>
            <w:tcW w:w="2283" w:type="dxa"/>
          </w:tcPr>
          <w:p w14:paraId="601CB52E" w14:textId="77777777" w:rsidR="00A3363C" w:rsidRDefault="00A3363C" w:rsidP="00A3363C">
            <w:pPr>
              <w:rPr>
                <w:ins w:id="983" w:author="Jonathan Drummey" w:date="2016-04-07T09:17:00Z"/>
              </w:rPr>
            </w:pPr>
            <w:ins w:id="984" w:author="Jonathan Drummey" w:date="2016-04-07T09:17:00Z">
              <w:r>
                <w:t xml:space="preserve"> </w:t>
              </w:r>
              <w:r w:rsidRPr="00C51170">
                <w:t xml:space="preserve">Email </w:t>
              </w:r>
              <w:r>
                <w:t>Header ~</w:t>
              </w:r>
            </w:ins>
          </w:p>
        </w:tc>
        <w:tc>
          <w:tcPr>
            <w:tcW w:w="1167" w:type="dxa"/>
          </w:tcPr>
          <w:p w14:paraId="485F8B50" w14:textId="77777777" w:rsidR="00A3363C" w:rsidRDefault="00A3363C" w:rsidP="00A3363C">
            <w:pPr>
              <w:rPr>
                <w:ins w:id="985" w:author="Jonathan Drummey" w:date="2016-04-07T09:17:00Z"/>
              </w:rPr>
            </w:pPr>
          </w:p>
        </w:tc>
        <w:tc>
          <w:tcPr>
            <w:tcW w:w="4890" w:type="dxa"/>
          </w:tcPr>
          <w:p w14:paraId="14706198" w14:textId="59E0A23D" w:rsidR="00A3363C" w:rsidRDefault="00DA6AC8" w:rsidP="00A3363C">
            <w:pPr>
              <w:rPr>
                <w:ins w:id="986" w:author="Jonathan Drummey" w:date="2016-04-07T09:17:00Z"/>
              </w:rPr>
            </w:pPr>
            <w:ins w:id="987" w:author="Jonathan Drummey" w:date="2016-04-07T09:17:00Z">
              <w:r>
                <w:t>O</w:t>
              </w:r>
              <w:r w:rsidR="00A3363C">
                <w:t>ptional additional header text &amp; inline images</w:t>
              </w:r>
            </w:ins>
          </w:p>
        </w:tc>
      </w:tr>
      <w:tr w:rsidR="00A3363C" w14:paraId="70C3E543" w14:textId="77777777" w:rsidTr="00A3363C">
        <w:trPr>
          <w:jc w:val="center"/>
          <w:ins w:id="988" w:author="Jonathan Drummey" w:date="2016-04-07T09:17:00Z"/>
        </w:trPr>
        <w:tc>
          <w:tcPr>
            <w:tcW w:w="2283" w:type="dxa"/>
          </w:tcPr>
          <w:p w14:paraId="1EB51131" w14:textId="77777777" w:rsidR="00A3363C" w:rsidRDefault="00A3363C" w:rsidP="00A3363C">
            <w:pPr>
              <w:rPr>
                <w:ins w:id="989" w:author="Jonathan Drummey" w:date="2016-04-07T09:17:00Z"/>
              </w:rPr>
            </w:pPr>
            <w:ins w:id="990" w:author="Jonathan Drummey" w:date="2016-04-07T09:17:00Z">
              <w:r>
                <w:t xml:space="preserve"> </w:t>
              </w:r>
              <w:r w:rsidRPr="00C51170">
                <w:t xml:space="preserve">Email </w:t>
              </w:r>
              <w:r>
                <w:t>Body *</w:t>
              </w:r>
            </w:ins>
          </w:p>
        </w:tc>
        <w:tc>
          <w:tcPr>
            <w:tcW w:w="1167" w:type="dxa"/>
          </w:tcPr>
          <w:p w14:paraId="236140BF" w14:textId="77777777" w:rsidR="00A3363C" w:rsidRDefault="00A3363C" w:rsidP="00A3363C">
            <w:pPr>
              <w:rPr>
                <w:ins w:id="991" w:author="Jonathan Drummey" w:date="2016-04-07T09:17:00Z"/>
              </w:rPr>
            </w:pPr>
            <w:ins w:id="992" w:author="Jonathan Drummey" w:date="2016-04-07T09:17:00Z">
              <w:r>
                <w:t>Yes</w:t>
              </w:r>
            </w:ins>
          </w:p>
        </w:tc>
        <w:tc>
          <w:tcPr>
            <w:tcW w:w="4890" w:type="dxa"/>
          </w:tcPr>
          <w:p w14:paraId="64FD9ED9" w14:textId="7FFEA3E8" w:rsidR="00A3363C" w:rsidRDefault="00DA6AC8" w:rsidP="00A3363C">
            <w:pPr>
              <w:rPr>
                <w:ins w:id="993" w:author="Jonathan Drummey" w:date="2016-04-07T09:17:00Z"/>
              </w:rPr>
            </w:pPr>
            <w:ins w:id="994" w:author="Jonathan Drummey" w:date="2016-04-07T09:17:00Z">
              <w:r>
                <w:t>Text for</w:t>
              </w:r>
              <w:r w:rsidR="00A3363C">
                <w:t xml:space="preserve"> body, can be left blank/Null</w:t>
              </w:r>
            </w:ins>
          </w:p>
        </w:tc>
      </w:tr>
      <w:tr w:rsidR="00A3363C" w14:paraId="315D7286" w14:textId="77777777" w:rsidTr="00A3363C">
        <w:trPr>
          <w:jc w:val="center"/>
          <w:ins w:id="995" w:author="Jonathan Drummey" w:date="2016-04-07T09:17:00Z"/>
        </w:trPr>
        <w:tc>
          <w:tcPr>
            <w:tcW w:w="2283" w:type="dxa"/>
          </w:tcPr>
          <w:p w14:paraId="263F33E7" w14:textId="77777777" w:rsidR="00A3363C" w:rsidRDefault="00A3363C" w:rsidP="00A3363C">
            <w:pPr>
              <w:rPr>
                <w:ins w:id="996" w:author="Jonathan Drummey" w:date="2016-04-07T09:17:00Z"/>
              </w:rPr>
            </w:pPr>
            <w:ins w:id="997" w:author="Jonathan Drummey" w:date="2016-04-07T09:17:00Z">
              <w:r>
                <w:lastRenderedPageBreak/>
                <w:t xml:space="preserve"> </w:t>
              </w:r>
              <w:r w:rsidRPr="00C51170">
                <w:t xml:space="preserve">Email </w:t>
              </w:r>
              <w:r>
                <w:t>Footer ~</w:t>
              </w:r>
            </w:ins>
          </w:p>
        </w:tc>
        <w:tc>
          <w:tcPr>
            <w:tcW w:w="1167" w:type="dxa"/>
          </w:tcPr>
          <w:p w14:paraId="61B6E26F" w14:textId="77777777" w:rsidR="00A3363C" w:rsidRDefault="00A3363C" w:rsidP="00A3363C">
            <w:pPr>
              <w:rPr>
                <w:ins w:id="998" w:author="Jonathan Drummey" w:date="2016-04-07T09:17:00Z"/>
              </w:rPr>
            </w:pPr>
          </w:p>
        </w:tc>
        <w:tc>
          <w:tcPr>
            <w:tcW w:w="4890" w:type="dxa"/>
          </w:tcPr>
          <w:p w14:paraId="40199B09" w14:textId="32BAA794" w:rsidR="00A3363C" w:rsidRDefault="00DA6AC8" w:rsidP="00DA6AC8">
            <w:pPr>
              <w:rPr>
                <w:ins w:id="999" w:author="Jonathan Drummey" w:date="2016-04-07T09:17:00Z"/>
              </w:rPr>
            </w:pPr>
            <w:ins w:id="1000" w:author="Jonathan Drummey" w:date="2016-04-07T09:17:00Z">
              <w:r>
                <w:t>O</w:t>
              </w:r>
              <w:r w:rsidR="00A3363C">
                <w:t>ptional additional footer text</w:t>
              </w:r>
            </w:ins>
          </w:p>
        </w:tc>
      </w:tr>
      <w:tr w:rsidR="00A3363C" w14:paraId="1BD5CECF" w14:textId="77777777" w:rsidTr="00A3363C">
        <w:trPr>
          <w:jc w:val="center"/>
          <w:ins w:id="1001" w:author="Jonathan Drummey" w:date="2016-04-07T09:17:00Z"/>
        </w:trPr>
        <w:tc>
          <w:tcPr>
            <w:tcW w:w="2283" w:type="dxa"/>
          </w:tcPr>
          <w:p w14:paraId="68FF58BE" w14:textId="77777777" w:rsidR="00A3363C" w:rsidRDefault="00A3363C" w:rsidP="00A3363C">
            <w:pPr>
              <w:rPr>
                <w:ins w:id="1002" w:author="Jonathan Drummey" w:date="2016-04-07T09:17:00Z"/>
              </w:rPr>
            </w:pPr>
            <w:ins w:id="1003" w:author="Jonathan Drummey" w:date="2016-04-07T09:17:00Z">
              <w:r>
                <w:t xml:space="preserve"> Email Attachment ~</w:t>
              </w:r>
            </w:ins>
          </w:p>
        </w:tc>
        <w:tc>
          <w:tcPr>
            <w:tcW w:w="1167" w:type="dxa"/>
          </w:tcPr>
          <w:p w14:paraId="26FC579A" w14:textId="77777777" w:rsidR="00A3363C" w:rsidRDefault="00A3363C" w:rsidP="00A3363C">
            <w:pPr>
              <w:rPr>
                <w:ins w:id="1004" w:author="Jonathan Drummey" w:date="2016-04-07T09:17:00Z"/>
              </w:rPr>
            </w:pPr>
          </w:p>
        </w:tc>
        <w:tc>
          <w:tcPr>
            <w:tcW w:w="4890" w:type="dxa"/>
          </w:tcPr>
          <w:p w14:paraId="39B97BF9" w14:textId="69AB3581" w:rsidR="00A3363C" w:rsidRDefault="00DA6AC8" w:rsidP="00A3363C">
            <w:pPr>
              <w:rPr>
                <w:ins w:id="1005" w:author="Jonathan Drummey" w:date="2016-04-07T09:17:00Z"/>
              </w:rPr>
            </w:pPr>
            <w:ins w:id="1006" w:author="Jonathan Drummey" w:date="2016-04-07T09:17:00Z">
              <w:r>
                <w:t>Not used for SMS alerts</w:t>
              </w:r>
            </w:ins>
          </w:p>
        </w:tc>
      </w:tr>
      <w:tr w:rsidR="00A3363C" w14:paraId="33E561F5" w14:textId="77777777" w:rsidTr="00A3363C">
        <w:trPr>
          <w:jc w:val="center"/>
          <w:ins w:id="1007" w:author="Jonathan Drummey" w:date="2016-04-07T09:17:00Z"/>
        </w:trPr>
        <w:tc>
          <w:tcPr>
            <w:tcW w:w="2283" w:type="dxa"/>
          </w:tcPr>
          <w:p w14:paraId="746B9C62" w14:textId="77777777" w:rsidR="00A3363C" w:rsidRDefault="00A3363C" w:rsidP="00A3363C">
            <w:pPr>
              <w:rPr>
                <w:ins w:id="1008" w:author="Jonathan Drummey" w:date="2016-04-07T09:17:00Z"/>
              </w:rPr>
            </w:pPr>
            <w:ins w:id="1009" w:author="Jonathan Drummey" w:date="2016-04-07T09:17:00Z">
              <w:r>
                <w:t xml:space="preserve"> Email Consolidate ~</w:t>
              </w:r>
            </w:ins>
          </w:p>
        </w:tc>
        <w:tc>
          <w:tcPr>
            <w:tcW w:w="1167" w:type="dxa"/>
          </w:tcPr>
          <w:p w14:paraId="5F5B5CDA" w14:textId="77777777" w:rsidR="00A3363C" w:rsidRDefault="00A3363C" w:rsidP="00A3363C">
            <w:pPr>
              <w:rPr>
                <w:ins w:id="1010" w:author="Jonathan Drummey" w:date="2016-04-07T09:17:00Z"/>
              </w:rPr>
            </w:pPr>
          </w:p>
        </w:tc>
        <w:tc>
          <w:tcPr>
            <w:tcW w:w="4890" w:type="dxa"/>
          </w:tcPr>
          <w:p w14:paraId="4F05FDC6" w14:textId="0FC6A1AB" w:rsidR="00A3363C" w:rsidRDefault="0019772A" w:rsidP="0019772A">
            <w:pPr>
              <w:rPr>
                <w:ins w:id="1011" w:author="Jonathan Drummey" w:date="2016-04-07T09:17:00Z"/>
              </w:rPr>
              <w:pPrChange w:id="1012" w:author="Jonathan Drummey" w:date="2016-04-07T10:34:00Z">
                <w:pPr/>
              </w:pPrChange>
            </w:pPr>
            <w:ins w:id="1013" w:author="Jonathan Drummey" w:date="2016-04-07T09:17:00Z">
              <w:r>
                <w:t>No</w:t>
              </w:r>
            </w:ins>
            <w:ins w:id="1014" w:author="Jonathan Drummey" w:date="2016-04-07T10:34:00Z">
              <w:r>
                <w:t>t used for SMS alerts</w:t>
              </w:r>
            </w:ins>
          </w:p>
        </w:tc>
      </w:tr>
      <w:tr w:rsidR="00A3363C" w14:paraId="13E53B70" w14:textId="77777777" w:rsidTr="00A3363C">
        <w:trPr>
          <w:jc w:val="center"/>
          <w:ins w:id="1015" w:author="Jonathan Drummey" w:date="2016-04-07T09:17:00Z"/>
        </w:trPr>
        <w:tc>
          <w:tcPr>
            <w:tcW w:w="2283" w:type="dxa"/>
          </w:tcPr>
          <w:p w14:paraId="01EBC35B" w14:textId="77777777" w:rsidR="00A3363C" w:rsidRDefault="00A3363C" w:rsidP="00A3363C">
            <w:pPr>
              <w:rPr>
                <w:ins w:id="1016" w:author="Jonathan Drummey" w:date="2016-04-07T09:17:00Z"/>
              </w:rPr>
            </w:pPr>
            <w:ins w:id="1017" w:author="Jonathan Drummey" w:date="2016-04-07T09:17:00Z">
              <w:r>
                <w:t xml:space="preserve"> Email Sort Order ~</w:t>
              </w:r>
            </w:ins>
          </w:p>
        </w:tc>
        <w:tc>
          <w:tcPr>
            <w:tcW w:w="1167" w:type="dxa"/>
          </w:tcPr>
          <w:p w14:paraId="4CB23B3F" w14:textId="77777777" w:rsidR="00A3363C" w:rsidRDefault="00A3363C" w:rsidP="00A3363C">
            <w:pPr>
              <w:rPr>
                <w:ins w:id="1018" w:author="Jonathan Drummey" w:date="2016-04-07T09:17:00Z"/>
              </w:rPr>
            </w:pPr>
          </w:p>
        </w:tc>
        <w:tc>
          <w:tcPr>
            <w:tcW w:w="4890" w:type="dxa"/>
          </w:tcPr>
          <w:p w14:paraId="6C97BAC6" w14:textId="512498E1" w:rsidR="00A3363C" w:rsidRDefault="0019772A" w:rsidP="00A3363C">
            <w:pPr>
              <w:rPr>
                <w:ins w:id="1019" w:author="Jonathan Drummey" w:date="2016-04-07T09:17:00Z"/>
              </w:rPr>
            </w:pPr>
            <w:ins w:id="1020" w:author="Jonathan Drummey" w:date="2016-04-07T10:34:00Z">
              <w:r>
                <w:t>Not used for SMS alerts</w:t>
              </w:r>
            </w:ins>
          </w:p>
        </w:tc>
      </w:tr>
    </w:tbl>
    <w:p w14:paraId="788233B9" w14:textId="7765B4E4" w:rsidR="00A3363C" w:rsidRDefault="00A3363C" w:rsidP="00A3363C">
      <w:pPr>
        <w:rPr>
          <w:ins w:id="1021" w:author="Jonathan Drummey" w:date="2016-04-07T10:34:00Z"/>
        </w:rPr>
      </w:pPr>
    </w:p>
    <w:p w14:paraId="3C337697" w14:textId="72DF55E7" w:rsidR="00DA6AC8" w:rsidRDefault="00431C29" w:rsidP="00DA6AC8">
      <w:pPr>
        <w:pStyle w:val="Heading2"/>
        <w:rPr>
          <w:ins w:id="1022" w:author="Jonathan Drummey" w:date="2016-04-07T09:17:00Z"/>
        </w:rPr>
      </w:pPr>
      <w:bookmarkStart w:id="1023" w:name="_Toc447638006"/>
      <w:bookmarkStart w:id="1024" w:name="_Toc447790170"/>
      <w:ins w:id="1025" w:author="Jonathan Drummey" w:date="2016-04-07T09:17:00Z">
        <w:r>
          <w:t>Supported Mobile Number Formats</w:t>
        </w:r>
        <w:bookmarkEnd w:id="1023"/>
        <w:bookmarkEnd w:id="1024"/>
      </w:ins>
    </w:p>
    <w:p w14:paraId="1D594404" w14:textId="7F208E21" w:rsidR="00DA6AC8" w:rsidRDefault="00DA6AC8" w:rsidP="00DA6AC8">
      <w:pPr>
        <w:rPr>
          <w:ins w:id="1026" w:author="Jonathan Drummey" w:date="2016-04-07T09:17:00Z"/>
        </w:rPr>
      </w:pPr>
      <w:ins w:id="1027" w:author="Jonathan Drummey" w:date="2016-04-07T09:17:00Z">
        <w:r>
          <w:t xml:space="preserve">For convenience the </w:t>
        </w:r>
        <w:r w:rsidR="00431C29">
          <w:t>mobile</w:t>
        </w:r>
        <w:r w:rsidR="00F12C58">
          <w:t xml:space="preserve"> numbers </w:t>
        </w:r>
        <w:r>
          <w:t>can be in most any format, the key elements are:</w:t>
        </w:r>
      </w:ins>
    </w:p>
    <w:p w14:paraId="1A5A70D0" w14:textId="3EDB649D" w:rsidR="00DA6AC8" w:rsidRDefault="00DA6AC8" w:rsidP="00DA6AC8">
      <w:pPr>
        <w:pStyle w:val="ListParagraph"/>
        <w:numPr>
          <w:ilvl w:val="0"/>
          <w:numId w:val="37"/>
        </w:numPr>
        <w:rPr>
          <w:ins w:id="1028" w:author="Jonathan Drummey" w:date="2016-04-07T09:17:00Z"/>
        </w:rPr>
      </w:pPr>
      <w:ins w:id="1029" w:author="Jonathan Drummey" w:date="2016-04-07T09:17:00Z">
        <w:r>
          <w:t>Country code</w:t>
        </w:r>
      </w:ins>
    </w:p>
    <w:p w14:paraId="5A516D93" w14:textId="1B68A2D9" w:rsidR="00DA6AC8" w:rsidRDefault="00DA6AC8" w:rsidP="00DA6AC8">
      <w:pPr>
        <w:pStyle w:val="ListParagraph"/>
        <w:numPr>
          <w:ilvl w:val="0"/>
          <w:numId w:val="37"/>
        </w:numPr>
        <w:rPr>
          <w:ins w:id="1030" w:author="Jonathan Drummey" w:date="2016-04-07T09:17:00Z"/>
        </w:rPr>
      </w:pPr>
      <w:ins w:id="1031" w:author="Jonathan Drummey" w:date="2016-04-07T09:17:00Z">
        <w:r>
          <w:t>Area code (if applicable)</w:t>
        </w:r>
      </w:ins>
    </w:p>
    <w:p w14:paraId="4A8CECE3" w14:textId="566E71A7" w:rsidR="00DA6AC8" w:rsidRDefault="00DA6AC8" w:rsidP="00DA6AC8">
      <w:pPr>
        <w:pStyle w:val="ListParagraph"/>
        <w:numPr>
          <w:ilvl w:val="0"/>
          <w:numId w:val="37"/>
        </w:numPr>
        <w:rPr>
          <w:ins w:id="1032" w:author="Jonathan Drummey" w:date="2016-04-07T09:17:00Z"/>
        </w:rPr>
      </w:pPr>
      <w:ins w:id="1033" w:author="Jonathan Drummey" w:date="2016-04-07T09:17:00Z">
        <w:r>
          <w:t>Dialing code</w:t>
        </w:r>
      </w:ins>
    </w:p>
    <w:p w14:paraId="183C2544" w14:textId="7FB58A62" w:rsidR="00DA6AC8" w:rsidRDefault="00DA6AC8" w:rsidP="00DA6AC8">
      <w:pPr>
        <w:rPr>
          <w:ins w:id="1034" w:author="Jonathan Drummey" w:date="2016-04-07T09:17:00Z"/>
        </w:rPr>
      </w:pPr>
      <w:ins w:id="1035" w:author="Jonathan Drummey" w:date="2016-04-07T09:17:00Z">
        <w:r>
          <w:t xml:space="preserve">The </w:t>
        </w:r>
        <w:r w:rsidR="00431C29">
          <w:t>valid</w:t>
        </w:r>
        <w:r>
          <w:t xml:space="preserve"> characters</w:t>
        </w:r>
        <w:r w:rsidR="00431C29">
          <w:t xml:space="preserve"> in mobile numbers</w:t>
        </w:r>
        <w:r>
          <w:t xml:space="preserve"> are the ten digits 0-9, hyphen -, space , period ., and parentheses (), and plus sign +. For example the following number formats are supported:</w:t>
        </w:r>
      </w:ins>
    </w:p>
    <w:p w14:paraId="2E24F303" w14:textId="2571DBB2" w:rsidR="00DA6AC8" w:rsidRDefault="00DA6AC8" w:rsidP="00DA6AC8">
      <w:pPr>
        <w:pStyle w:val="ListParagraph"/>
        <w:numPr>
          <w:ilvl w:val="0"/>
          <w:numId w:val="38"/>
        </w:numPr>
        <w:rPr>
          <w:ins w:id="1036" w:author="Jonathan Drummey" w:date="2016-04-07T09:17:00Z"/>
        </w:rPr>
      </w:pPr>
      <w:ins w:id="1037" w:author="Jonathan Drummey" w:date="2016-04-07T09:17:00Z">
        <w:r>
          <w:t>12071234567</w:t>
        </w:r>
      </w:ins>
    </w:p>
    <w:p w14:paraId="6DFD31F1" w14:textId="2C51F721" w:rsidR="00DA6AC8" w:rsidRDefault="00DA6AC8" w:rsidP="00DA6AC8">
      <w:pPr>
        <w:pStyle w:val="ListParagraph"/>
        <w:numPr>
          <w:ilvl w:val="0"/>
          <w:numId w:val="38"/>
        </w:numPr>
        <w:rPr>
          <w:ins w:id="1038" w:author="Jonathan Drummey" w:date="2016-04-07T09:17:00Z"/>
        </w:rPr>
      </w:pPr>
      <w:ins w:id="1039" w:author="Jonathan Drummey" w:date="2016-04-07T09:17:00Z">
        <w:r>
          <w:t>+12071234567</w:t>
        </w:r>
      </w:ins>
    </w:p>
    <w:p w14:paraId="1C05F9EF" w14:textId="2AB82481" w:rsidR="00DA6AC8" w:rsidRDefault="00DA6AC8" w:rsidP="00DA6AC8">
      <w:pPr>
        <w:pStyle w:val="ListParagraph"/>
        <w:numPr>
          <w:ilvl w:val="0"/>
          <w:numId w:val="38"/>
        </w:numPr>
        <w:rPr>
          <w:ins w:id="1040" w:author="Jonathan Drummey" w:date="2016-04-07T09:17:00Z"/>
        </w:rPr>
      </w:pPr>
      <w:ins w:id="1041" w:author="Jonathan Drummey" w:date="2016-04-07T09:17:00Z">
        <w:r>
          <w:t>+1-207-123-4567</w:t>
        </w:r>
      </w:ins>
    </w:p>
    <w:p w14:paraId="5F827465" w14:textId="755D2C39" w:rsidR="00DA6AC8" w:rsidRDefault="00DA6AC8" w:rsidP="00DA6AC8">
      <w:pPr>
        <w:pStyle w:val="ListParagraph"/>
        <w:numPr>
          <w:ilvl w:val="0"/>
          <w:numId w:val="38"/>
        </w:numPr>
        <w:rPr>
          <w:ins w:id="1042" w:author="Jonathan Drummey" w:date="2016-04-07T09:17:00Z"/>
        </w:rPr>
      </w:pPr>
      <w:ins w:id="1043" w:author="Jonathan Drummey" w:date="2016-04-07T09:17:00Z">
        <w:r>
          <w:t>+1 (207) 123-4567</w:t>
        </w:r>
      </w:ins>
    </w:p>
    <w:p w14:paraId="3AC91E1F" w14:textId="7FBCE254" w:rsidR="00DA6AC8" w:rsidRDefault="00DA6AC8" w:rsidP="00DA6AC8">
      <w:pPr>
        <w:pStyle w:val="ListParagraph"/>
        <w:numPr>
          <w:ilvl w:val="0"/>
          <w:numId w:val="38"/>
        </w:numPr>
        <w:rPr>
          <w:ins w:id="1044" w:author="Jonathan Drummey" w:date="2016-04-07T09:17:00Z"/>
        </w:rPr>
      </w:pPr>
      <w:ins w:id="1045" w:author="Jonathan Drummey" w:date="2016-04-07T09:17:00Z">
        <w:r>
          <w:t>1.207.123.4567</w:t>
        </w:r>
      </w:ins>
    </w:p>
    <w:p w14:paraId="7B7ED76C" w14:textId="6C771E31" w:rsidR="00F12C58" w:rsidRPr="00DA6AC8" w:rsidRDefault="00F12C58" w:rsidP="00F12C58">
      <w:pPr>
        <w:rPr>
          <w:ins w:id="1046" w:author="Jonathan Drummey" w:date="2016-04-07T09:17:00Z"/>
        </w:rPr>
      </w:pPr>
      <w:ins w:id="1047" w:author="Jonathan Drummey" w:date="2016-04-07T09:17:00Z">
        <w:r>
          <w:t>If you put multiple phone numbers in a single Email To * field they can be separated by commas (,) or semicolons (;) such as 12071234567, 12069876543.</w:t>
        </w:r>
      </w:ins>
    </w:p>
    <w:p w14:paraId="51CBD0E3" w14:textId="081C5C04" w:rsidR="00DA6AC8" w:rsidRDefault="00DA6AC8" w:rsidP="00DA6AC8">
      <w:pPr>
        <w:pStyle w:val="Heading2"/>
        <w:rPr>
          <w:ins w:id="1048" w:author="Jonathan Drummey" w:date="2016-04-07T09:17:00Z"/>
        </w:rPr>
      </w:pPr>
      <w:bookmarkStart w:id="1049" w:name="_Toc447638007"/>
      <w:bookmarkStart w:id="1050" w:name="_Toc447790171"/>
      <w:ins w:id="1051" w:author="Jonathan Drummey" w:date="2016-04-07T09:17:00Z">
        <w:r>
          <w:t>Important Info about SMS Advanced Alerts</w:t>
        </w:r>
        <w:bookmarkEnd w:id="1049"/>
        <w:bookmarkEnd w:id="1050"/>
      </w:ins>
    </w:p>
    <w:p w14:paraId="027C18CE" w14:textId="47FAC9A6" w:rsidR="00DA6AC8" w:rsidRDefault="00DA6AC8" w:rsidP="00DA6AC8">
      <w:pPr>
        <w:rPr>
          <w:ins w:id="1052" w:author="Jonathan Drummey" w:date="2016-04-07T09:17:00Z"/>
        </w:rPr>
      </w:pPr>
      <w:ins w:id="1053" w:author="Jonathan Drummey" w:date="2016-04-07T09:17:00Z">
        <w:r>
          <w:t>There are a number of complexities to configuring SMS Advanced Alerts:</w:t>
        </w:r>
      </w:ins>
    </w:p>
    <w:p w14:paraId="4CA06CE9" w14:textId="77777777" w:rsidR="00431C29" w:rsidRDefault="00431C29" w:rsidP="00431C29">
      <w:pPr>
        <w:pStyle w:val="ListParagraph"/>
        <w:numPr>
          <w:ilvl w:val="0"/>
          <w:numId w:val="36"/>
        </w:numPr>
        <w:rPr>
          <w:ins w:id="1054" w:author="Jonathan Drummey" w:date="2016-04-07T09:17:00Z"/>
        </w:rPr>
      </w:pPr>
      <w:ins w:id="1055" w:author="Jonathan Drummey" w:date="2016-04-07T09:17:00Z">
        <w:r>
          <w:t xml:space="preserve">SMS messages that are over 160 characters will be sent as multiple SMS messages, so rates could be higher. </w:t>
        </w:r>
      </w:ins>
    </w:p>
    <w:p w14:paraId="417F0880" w14:textId="78D49687" w:rsidR="00431C29" w:rsidRDefault="00431C29" w:rsidP="00431C29">
      <w:pPr>
        <w:pStyle w:val="ListParagraph"/>
        <w:numPr>
          <w:ilvl w:val="0"/>
          <w:numId w:val="36"/>
        </w:numPr>
        <w:rPr>
          <w:ins w:id="1056" w:author="Jonathan Drummey" w:date="2016-04-07T09:17:00Z"/>
        </w:rPr>
      </w:pPr>
      <w:ins w:id="1057" w:author="Jonathan Drummey" w:date="2016-04-07T09:17:00Z">
        <w:r>
          <w:t>If you use both the Email Subject * and Email Body * to generate the SMS then VizAlerts will prepend “Subj: ” to the subject and “Body: ” to the body, using up 12 characters of the SMS.</w:t>
        </w:r>
      </w:ins>
    </w:p>
    <w:p w14:paraId="30CC982B" w14:textId="1B6912B1" w:rsidR="00431C29" w:rsidRDefault="00431C29" w:rsidP="00DA6AC8">
      <w:pPr>
        <w:pStyle w:val="ListParagraph"/>
        <w:numPr>
          <w:ilvl w:val="0"/>
          <w:numId w:val="36"/>
        </w:numPr>
        <w:rPr>
          <w:ins w:id="1058" w:author="Jonathan Drummey" w:date="2016-04-07T09:17:00Z"/>
        </w:rPr>
      </w:pPr>
      <w:ins w:id="1059" w:author="Jonathan Drummey" w:date="2016-04-07T09:17:00Z">
        <w:r>
          <w:t>HTML will not render as HTML in a text message, so you’ll need to leave that out of the structure (especially to save space). However http:// and emailto:// links are generally hyperlinked on smartphones.</w:t>
        </w:r>
      </w:ins>
    </w:p>
    <w:p w14:paraId="7FC6314F" w14:textId="5DCCD2EF" w:rsidR="00DA6AC8" w:rsidRDefault="00F12C58" w:rsidP="000D68C1">
      <w:pPr>
        <w:pStyle w:val="ListParagraph"/>
        <w:numPr>
          <w:ilvl w:val="0"/>
          <w:numId w:val="36"/>
        </w:numPr>
        <w:rPr>
          <w:ins w:id="1060" w:author="Jonathan Drummey" w:date="2016-04-07T09:17:00Z"/>
        </w:rPr>
      </w:pPr>
      <w:ins w:id="1061" w:author="Jonathan Drummey" w:date="2016-04-07T09:17:00Z">
        <w:r>
          <w:t xml:space="preserve">For Excel and text sources using the default connector </w:t>
        </w:r>
        <w:r w:rsidR="00431C29">
          <w:t>Tableau will render 10 digit mobile numbers in scientific notation, so 12071234567 becomes 1.207e10:</w:t>
        </w:r>
        <w:r w:rsidR="00431C29">
          <w:br/>
        </w:r>
        <w:r w:rsidR="00431C29">
          <w:br/>
        </w:r>
        <w:r w:rsidRPr="00F12C58">
          <w:rPr>
            <w:noProof/>
          </w:rPr>
          <w:drawing>
            <wp:inline distT="0" distB="0" distL="0" distR="0" wp14:anchorId="2BD43A33" wp14:editId="07C9728C">
              <wp:extent cx="4572638" cy="924054"/>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72638" cy="924054"/>
                      </a:xfrm>
                      <a:prstGeom prst="rect">
                        <a:avLst/>
                      </a:prstGeom>
                    </pic:spPr>
                  </pic:pic>
                </a:graphicData>
              </a:graphic>
            </wp:inline>
          </w:drawing>
        </w:r>
        <w:r w:rsidR="00431C29">
          <w:br/>
        </w:r>
        <w:r w:rsidR="00431C29">
          <w:br/>
          <w:t xml:space="preserve">The workaround is to force the number to be text. In Excel you can do this by prepending ‘ </w:t>
        </w:r>
        <w:r w:rsidR="00431C29">
          <w:lastRenderedPageBreak/>
          <w:t>(</w:t>
        </w:r>
        <w:r w:rsidR="000D68C1">
          <w:t>single quote) to a number field, see how the formula bar is different from the display in this screenshot:</w:t>
        </w:r>
        <w:r w:rsidR="000D68C1">
          <w:br/>
        </w:r>
        <w:r w:rsidR="000D68C1">
          <w:br/>
        </w:r>
        <w:r w:rsidR="000D68C1" w:rsidRPr="000D68C1">
          <w:rPr>
            <w:noProof/>
          </w:rPr>
          <w:drawing>
            <wp:inline distT="0" distB="0" distL="0" distR="0" wp14:anchorId="25FF76B4" wp14:editId="76170B3E">
              <wp:extent cx="5209775" cy="10731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20512" cy="1075337"/>
                      </a:xfrm>
                      <a:prstGeom prst="rect">
                        <a:avLst/>
                      </a:prstGeom>
                    </pic:spPr>
                  </pic:pic>
                </a:graphicData>
              </a:graphic>
            </wp:inline>
          </w:drawing>
        </w:r>
        <w:r w:rsidR="000D68C1">
          <w:br/>
        </w:r>
        <w:r w:rsidR="000D68C1">
          <w:br/>
          <w:t>A</w:t>
        </w:r>
        <w:r w:rsidR="00431C29">
          <w:t>lternatively</w:t>
        </w:r>
        <w:r w:rsidR="000D68C1">
          <w:t xml:space="preserve"> in Tableau</w:t>
        </w:r>
        <w:r w:rsidR="00431C29">
          <w:t xml:space="preserve"> you </w:t>
        </w:r>
        <w:r w:rsidR="000D68C1">
          <w:t>can cast the number as a string using the STR() function.</w:t>
        </w:r>
        <w:r w:rsidR="000D68C1">
          <w:br/>
        </w:r>
      </w:ins>
    </w:p>
    <w:p w14:paraId="2D545564" w14:textId="40DC6491" w:rsidR="00431C29" w:rsidRDefault="000D68C1" w:rsidP="00431C29">
      <w:pPr>
        <w:pStyle w:val="ListParagraph"/>
        <w:numPr>
          <w:ilvl w:val="0"/>
          <w:numId w:val="36"/>
        </w:numPr>
        <w:rPr>
          <w:ins w:id="1062" w:author="Jonathan Drummey" w:date="2016-04-07T09:17:00Z"/>
        </w:rPr>
      </w:pPr>
      <w:ins w:id="1063" w:author="Jonathan Drummey" w:date="2016-04-07T09:17:00Z">
        <w:r>
          <w:t>SMS Providers</w:t>
        </w:r>
        <w:r w:rsidR="00431C29">
          <w:t xml:space="preserve"> will only deliver one text message per second.</w:t>
        </w:r>
      </w:ins>
    </w:p>
    <w:p w14:paraId="7CEF81BD" w14:textId="784AFD5C" w:rsidR="00431C29" w:rsidRDefault="00431C29" w:rsidP="00431C29">
      <w:pPr>
        <w:pStyle w:val="Heading2"/>
        <w:rPr>
          <w:ins w:id="1064" w:author="Jonathan Drummey" w:date="2016-04-07T09:17:00Z"/>
        </w:rPr>
      </w:pPr>
      <w:bookmarkStart w:id="1065" w:name="_Toc447638008"/>
      <w:bookmarkStart w:id="1066" w:name="_Toc447790172"/>
      <w:ins w:id="1067" w:author="Jonathan Drummey" w:date="2016-04-07T09:17:00Z">
        <w:r>
          <w:t>Content References for SMS Advanced Alerts</w:t>
        </w:r>
        <w:bookmarkEnd w:id="1065"/>
        <w:bookmarkEnd w:id="1066"/>
      </w:ins>
    </w:p>
    <w:p w14:paraId="6FE6B40C" w14:textId="1876883E" w:rsidR="00431C29" w:rsidRDefault="00431C29" w:rsidP="00431C29">
      <w:pPr>
        <w:rPr>
          <w:ins w:id="1068" w:author="Jonathan Drummey" w:date="2016-04-07T09:17:00Z"/>
        </w:rPr>
      </w:pPr>
      <w:ins w:id="1069" w:author="Jonathan Drummey" w:date="2016-04-07T09:17:00Z">
        <w:r>
          <w:t>The supported custom content references for SMS Advanced Alerts are:</w:t>
        </w:r>
      </w:ins>
    </w:p>
    <w:p w14:paraId="485511D4" w14:textId="727C73B1" w:rsidR="00431C29" w:rsidRDefault="00431C29" w:rsidP="00431C29">
      <w:pPr>
        <w:pStyle w:val="ListParagraph"/>
        <w:numPr>
          <w:ilvl w:val="0"/>
          <w:numId w:val="39"/>
        </w:numPr>
        <w:rPr>
          <w:ins w:id="1070" w:author="Jonathan Drummey" w:date="2016-04-07T09:17:00Z"/>
        </w:rPr>
      </w:pPr>
      <w:ins w:id="1071" w:author="Jonathan Drummey" w:date="2016-04-07T09:17:00Z">
        <w:r w:rsidRPr="00431C29">
          <w:rPr>
            <w:b/>
          </w:rPr>
          <w:t>VIZALERTS_FOOTER()</w:t>
        </w:r>
        <w:r w:rsidRPr="00431C29">
          <w:rPr>
            <w:b/>
          </w:rPr>
          <w:br/>
        </w:r>
        <w:r>
          <w:t>Though this can be used, it generates HTML code that doesn’t look very good.</w:t>
        </w:r>
        <w:r>
          <w:br/>
        </w:r>
      </w:ins>
    </w:p>
    <w:p w14:paraId="4ED00D99" w14:textId="0C986B47" w:rsidR="00DA6AC8" w:rsidRPr="00A3363C" w:rsidRDefault="00431C29" w:rsidP="00A3363C">
      <w:pPr>
        <w:pStyle w:val="ListParagraph"/>
        <w:numPr>
          <w:ilvl w:val="0"/>
          <w:numId w:val="39"/>
        </w:numPr>
        <w:rPr>
          <w:ins w:id="1072" w:author="Jonathan Drummey" w:date="2016-04-07T09:17:00Z"/>
        </w:rPr>
      </w:pPr>
      <w:ins w:id="1073" w:author="Jonathan Drummey" w:date="2016-04-07T09:17:00Z">
        <w:r w:rsidRPr="000D68C1">
          <w:rPr>
            <w:b/>
          </w:rPr>
          <w:t>VIZ_LINK()</w:t>
        </w:r>
        <w:r w:rsidRPr="000D68C1">
          <w:rPr>
            <w:b/>
          </w:rPr>
          <w:br/>
        </w:r>
        <w:r>
          <w:t>This content reference behaves slightly differently than email alerts. No matter the options, only the URL (whether a custom one or to the trigger view) is</w:t>
        </w:r>
        <w:r w:rsidR="00B069F9">
          <w:t xml:space="preserve"> sent in the SMS Alert. </w:t>
        </w:r>
        <w:r w:rsidR="000D68C1">
          <w:t xml:space="preserve">So the VIZ_LINK() content reference in an SMS Advanced Alert always acts as if the </w:t>
        </w:r>
        <w:r w:rsidR="000D68C1" w:rsidRPr="000D68C1">
          <w:rPr>
            <w:b/>
          </w:rPr>
          <w:t xml:space="preserve">|rawlink </w:t>
        </w:r>
        <w:r w:rsidR="000D68C1">
          <w:t>option is set. This is done because HTML doesn’t render in SMS messages and to save space in the messages.</w:t>
        </w:r>
      </w:ins>
    </w:p>
    <w:p w14:paraId="05ADEB99" w14:textId="77777777" w:rsidR="006C56E4" w:rsidRDefault="006C56E4" w:rsidP="00BF15E1">
      <w:pPr>
        <w:pStyle w:val="Heading1"/>
      </w:pPr>
      <w:bookmarkStart w:id="1074" w:name="_Toc447638009"/>
      <w:bookmarkStart w:id="1075" w:name="_Toc447790173"/>
      <w:r>
        <w:t>Advanced Alert Use Cases</w:t>
      </w:r>
      <w:bookmarkEnd w:id="1074"/>
      <w:bookmarkEnd w:id="1075"/>
    </w:p>
    <w:p w14:paraId="7C33F989" w14:textId="77777777" w:rsidR="00404162" w:rsidRDefault="00404162" w:rsidP="00404162">
      <w:pPr>
        <w:pStyle w:val="Heading3"/>
      </w:pPr>
      <w:bookmarkStart w:id="1076" w:name="_Toc447638010"/>
      <w:bookmarkStart w:id="1077" w:name="_Toc447790174"/>
      <w:r>
        <w:t>Tableau Server Monitoring</w:t>
      </w:r>
      <w:bookmarkEnd w:id="1076"/>
      <w:bookmarkEnd w:id="1077"/>
    </w:p>
    <w:p w14:paraId="70F8FC5F" w14:textId="77777777" w:rsidR="00404162" w:rsidRPr="00404162" w:rsidRDefault="00404162" w:rsidP="00404162">
      <w:r w:rsidRPr="00404162">
        <w:t xml:space="preserve">Here’s a link to a thread of a number of ways to use VizAlerts for monitoring Tableau Server: </w:t>
      </w:r>
      <w:r w:rsidR="00D26832">
        <w:fldChar w:fldCharType="begin"/>
      </w:r>
      <w:r w:rsidR="00D26832">
        <w:instrText xml:space="preserve"> HYPERLINK "https://community.tableau.com/message/383607" \l "383607" </w:instrText>
      </w:r>
      <w:r w:rsidR="00D26832">
        <w:fldChar w:fldCharType="separate"/>
      </w:r>
      <w:r w:rsidRPr="00404162">
        <w:rPr>
          <w:rStyle w:val="Hyperlink"/>
        </w:rPr>
        <w:t>https://community.tableau.com/message/383607#383607</w:t>
      </w:r>
      <w:r w:rsidR="00D26832">
        <w:rPr>
          <w:rStyle w:val="Hyperlink"/>
        </w:rPr>
        <w:fldChar w:fldCharType="end"/>
      </w:r>
    </w:p>
    <w:p w14:paraId="1AF6AF3E" w14:textId="77777777" w:rsidR="00404162" w:rsidRDefault="00404162" w:rsidP="00404162">
      <w:pPr>
        <w:pStyle w:val="Heading3"/>
      </w:pPr>
    </w:p>
    <w:p w14:paraId="04AD9234" w14:textId="77777777" w:rsidR="00404162" w:rsidRDefault="00404162" w:rsidP="00404162">
      <w:pPr>
        <w:pStyle w:val="Heading3"/>
      </w:pPr>
      <w:bookmarkStart w:id="1078" w:name="_Toc447638011"/>
      <w:bookmarkStart w:id="1079" w:name="_Toc447790175"/>
      <w:r>
        <w:t>Extract Failure to Refresh Notifications</w:t>
      </w:r>
      <w:bookmarkEnd w:id="1078"/>
      <w:bookmarkEnd w:id="1079"/>
    </w:p>
    <w:p w14:paraId="11CE7C9B" w14:textId="77777777" w:rsidR="00404162" w:rsidRPr="00404162" w:rsidRDefault="00404162" w:rsidP="00404162">
      <w:r>
        <w:t xml:space="preserve">There are multiple ways to set up automated notifications for failure to refresh extracts (the above link has one), here’s another: </w:t>
      </w:r>
      <w:r w:rsidR="00D26832">
        <w:fldChar w:fldCharType="begin"/>
      </w:r>
      <w:r w:rsidR="00D26832">
        <w:instrText xml:space="preserve"> HYPERLINK "https://community.tableau.com/message/465996" \l "465996" </w:instrText>
      </w:r>
      <w:r w:rsidR="00D26832">
        <w:fldChar w:fldCharType="separate"/>
      </w:r>
      <w:r w:rsidRPr="00477CC7">
        <w:rPr>
          <w:rStyle w:val="Hyperlink"/>
        </w:rPr>
        <w:t>https://community.tableau.com/message/465996#465996</w:t>
      </w:r>
      <w:r w:rsidR="00D26832">
        <w:rPr>
          <w:rStyle w:val="Hyperlink"/>
        </w:rPr>
        <w:fldChar w:fldCharType="end"/>
      </w:r>
    </w:p>
    <w:p w14:paraId="398F0420" w14:textId="77777777" w:rsidR="00404162" w:rsidRPr="00404162" w:rsidRDefault="00404162" w:rsidP="00404162"/>
    <w:p w14:paraId="3E9E13D8" w14:textId="77777777" w:rsidR="006C56E4" w:rsidRDefault="006C56E4" w:rsidP="00404162">
      <w:pPr>
        <w:pStyle w:val="Heading3"/>
      </w:pPr>
      <w:bookmarkStart w:id="1080" w:name="_Toc447638012"/>
      <w:bookmarkStart w:id="1081" w:name="_Toc447790176"/>
      <w:r>
        <w:t>Bulk Mailing</w:t>
      </w:r>
      <w:bookmarkEnd w:id="1080"/>
      <w:bookmarkEnd w:id="1081"/>
    </w:p>
    <w:p w14:paraId="516C259A" w14:textId="77777777" w:rsidR="006C56E4" w:rsidRDefault="006C56E4" w:rsidP="00404162">
      <w:r>
        <w:t xml:space="preserve">Using an Advanced Alert </w:t>
      </w:r>
      <w:r w:rsidRPr="00404162">
        <w:t>with</w:t>
      </w:r>
      <w:r>
        <w:t xml:space="preserve"> custom URL parameters it is possible to have very fine-grained controls for sending bulk emails from Tableau Server</w:t>
      </w:r>
      <w:r w:rsidR="004A704E">
        <w:t xml:space="preserve"> of any view(s) you want</w:t>
      </w:r>
      <w:r>
        <w:t xml:space="preserve">. For example a user with the correct permissions could set up a view that had a </w:t>
      </w:r>
      <w:r w:rsidR="00535557">
        <w:t xml:space="preserve">list of email addresses and body that </w:t>
      </w:r>
      <w:r w:rsidR="00535557">
        <w:lastRenderedPageBreak/>
        <w:t>included custom URL parameters, for example to email out a daily dashboard filtered for certain data:</w:t>
      </w:r>
    </w:p>
    <w:p w14:paraId="3CEB6082" w14:textId="77777777" w:rsidR="00535557" w:rsidRDefault="00535557" w:rsidP="00404162">
      <w:r>
        <w:rPr>
          <w:noProof/>
        </w:rPr>
        <w:drawing>
          <wp:inline distT="0" distB="0" distL="0" distR="0" wp14:anchorId="5909E4F6" wp14:editId="6BA1A341">
            <wp:extent cx="5943600" cy="603060"/>
            <wp:effectExtent l="0" t="0" r="0" b="698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603060"/>
                    </a:xfrm>
                    <a:prstGeom prst="rect">
                      <a:avLst/>
                    </a:prstGeom>
                    <a:noFill/>
                    <a:ln>
                      <a:noFill/>
                    </a:ln>
                  </pic:spPr>
                </pic:pic>
              </a:graphicData>
            </a:graphic>
          </wp:inline>
        </w:drawing>
      </w:r>
    </w:p>
    <w:p w14:paraId="2CE233B8" w14:textId="77777777" w:rsidR="00535557" w:rsidRDefault="00535557" w:rsidP="00404162">
      <w:r>
        <w:t>Since the data source could be generated with some simple formulas in Excel, Tableau, or the data source, this offers a lot of flexibility for configuring delivery.</w:t>
      </w:r>
    </w:p>
    <w:p w14:paraId="7CE6E12C" w14:textId="77777777" w:rsidR="00404162" w:rsidRDefault="00404162" w:rsidP="00404162"/>
    <w:p w14:paraId="40595231" w14:textId="77777777" w:rsidR="00535557" w:rsidRDefault="00535557" w:rsidP="00404162">
      <w:pPr>
        <w:pStyle w:val="Heading3"/>
      </w:pPr>
      <w:bookmarkStart w:id="1082" w:name="_Toc447638013"/>
      <w:bookmarkStart w:id="1083" w:name="_Toc447790177"/>
      <w:r>
        <w:t>Consolidated Emails</w:t>
      </w:r>
      <w:bookmarkEnd w:id="1082"/>
      <w:bookmarkEnd w:id="1083"/>
    </w:p>
    <w:p w14:paraId="3DB2E95C" w14:textId="77777777" w:rsidR="004A704E" w:rsidRDefault="00535557" w:rsidP="00404162">
      <w:r>
        <w:t xml:space="preserve">As noted above there’s an “ Email Consolidate ~” option for Advanced Alerts that will consolidate across </w:t>
      </w:r>
      <w:r w:rsidR="004A704E">
        <w:t>the rows in the triggering viz. For example this data would send out one email to Arundhati and automatically include all the images of her direct reports:</w:t>
      </w:r>
    </w:p>
    <w:p w14:paraId="13AF33CF" w14:textId="77777777" w:rsidR="004A704E" w:rsidRDefault="004A704E" w:rsidP="00404162">
      <w:r>
        <w:rPr>
          <w:noProof/>
        </w:rPr>
        <w:drawing>
          <wp:inline distT="0" distB="0" distL="0" distR="0" wp14:anchorId="3300F86A" wp14:editId="4746C177">
            <wp:extent cx="5943600" cy="625803"/>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625803"/>
                    </a:xfrm>
                    <a:prstGeom prst="rect">
                      <a:avLst/>
                    </a:prstGeom>
                    <a:noFill/>
                    <a:ln>
                      <a:noFill/>
                    </a:ln>
                  </pic:spPr>
                </pic:pic>
              </a:graphicData>
            </a:graphic>
          </wp:inline>
        </w:drawing>
      </w:r>
    </w:p>
    <w:p w14:paraId="43634751" w14:textId="77777777" w:rsidR="00535557" w:rsidRDefault="00535557" w:rsidP="00404162">
      <w:r>
        <w:t xml:space="preserve">You can also embed multiple VIZ_IMAGE() calls in the header, footer, and/or body. </w:t>
      </w:r>
      <w:r w:rsidR="004A704E">
        <w:t>So the same email could be generated using a single (larger) email body:</w:t>
      </w:r>
    </w:p>
    <w:p w14:paraId="52B3D454" w14:textId="77777777" w:rsidR="004A704E" w:rsidRDefault="004A704E" w:rsidP="00404162">
      <w:r>
        <w:rPr>
          <w:noProof/>
        </w:rPr>
        <w:drawing>
          <wp:inline distT="0" distB="0" distL="0" distR="0" wp14:anchorId="0078CC99" wp14:editId="354DBF4E">
            <wp:extent cx="5943600" cy="670190"/>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670190"/>
                    </a:xfrm>
                    <a:prstGeom prst="rect">
                      <a:avLst/>
                    </a:prstGeom>
                    <a:noFill/>
                    <a:ln>
                      <a:noFill/>
                    </a:ln>
                  </pic:spPr>
                </pic:pic>
              </a:graphicData>
            </a:graphic>
          </wp:inline>
        </w:drawing>
      </w:r>
    </w:p>
    <w:p w14:paraId="57E5758D" w14:textId="77777777" w:rsidR="00535557" w:rsidRDefault="00535557" w:rsidP="00404162"/>
    <w:p w14:paraId="18DB96AA" w14:textId="77777777" w:rsidR="006C56E4" w:rsidRDefault="006C56E4" w:rsidP="00404162">
      <w:pPr>
        <w:pStyle w:val="Heading3"/>
      </w:pPr>
      <w:bookmarkStart w:id="1084" w:name="_Toc447638014"/>
      <w:bookmarkStart w:id="1085" w:name="_Toc447790178"/>
      <w:r>
        <w:t xml:space="preserve">Dashboard </w:t>
      </w:r>
      <w:r w:rsidR="00535557">
        <w:t>with Hidden Embedded Alert</w:t>
      </w:r>
      <w:bookmarkEnd w:id="1084"/>
      <w:bookmarkEnd w:id="1085"/>
    </w:p>
    <w:p w14:paraId="3B2FB593" w14:textId="77777777" w:rsidR="004A704E" w:rsidRPr="00404162" w:rsidRDefault="004A704E" w:rsidP="00404162">
      <w:r w:rsidRPr="00404162">
        <w:t xml:space="preserve">This is an alternative method to setting up Advanced Alerts for a </w:t>
      </w:r>
      <w:r w:rsidR="00404162" w:rsidRPr="00404162">
        <w:t>Tableau dashboard that doesn’t require using custom VIZ_IMAGE() references</w:t>
      </w:r>
      <w:r w:rsidRPr="00404162">
        <w:t xml:space="preserve">. There are two important things to know when you set up a Dashboard </w:t>
      </w:r>
      <w:r w:rsidR="00404162" w:rsidRPr="00404162">
        <w:t>with a Hidden Embedded</w:t>
      </w:r>
      <w:r w:rsidRPr="00404162">
        <w:t xml:space="preserve"> Alert:</w:t>
      </w:r>
    </w:p>
    <w:p w14:paraId="30559C9F" w14:textId="77777777" w:rsidR="004A704E" w:rsidRPr="00404162" w:rsidRDefault="004A704E" w:rsidP="00404162">
      <w:pPr>
        <w:pStyle w:val="ListParagraph"/>
        <w:numPr>
          <w:ilvl w:val="0"/>
          <w:numId w:val="6"/>
        </w:numPr>
      </w:pPr>
      <w:r w:rsidRPr="00404162">
        <w:t>Only one View within the Dashboard can be used to trigger the Alert</w:t>
      </w:r>
    </w:p>
    <w:p w14:paraId="5F665FE5" w14:textId="77777777" w:rsidR="004A704E" w:rsidRPr="00404162" w:rsidRDefault="004A704E" w:rsidP="00404162">
      <w:pPr>
        <w:pStyle w:val="ListParagraph"/>
        <w:numPr>
          <w:ilvl w:val="0"/>
          <w:numId w:val="6"/>
        </w:numPr>
      </w:pPr>
      <w:r w:rsidRPr="00404162">
        <w:t>The triggering View is the one whose name comes first in alphabetical order</w:t>
      </w:r>
    </w:p>
    <w:p w14:paraId="7579AFC0" w14:textId="77777777" w:rsidR="004A704E" w:rsidRPr="00404162" w:rsidRDefault="004A704E" w:rsidP="00404162">
      <w:r w:rsidRPr="00404162">
        <w:t xml:space="preserve">Given that, the way to ensure you get what you need out of the Dashboard </w:t>
      </w:r>
      <w:r w:rsidR="00404162">
        <w:t xml:space="preserve">w/Hidden Embedded </w:t>
      </w:r>
      <w:r w:rsidRPr="00404162">
        <w:t xml:space="preserve">Alert is to </w:t>
      </w:r>
      <w:r w:rsidRPr="00404162">
        <w:rPr>
          <w:b/>
        </w:rPr>
        <w:t>embed a specific View that serves as the trigger</w:t>
      </w:r>
      <w:r w:rsidRPr="00404162">
        <w:t xml:space="preserve"> for the alert, and name it “-(Dashboard Name) Trigger”, e.g. “-Sales Quota Dashboard Trigger”. The hyphen should ensure it comes first and is therefore used as the trigger.</w:t>
      </w:r>
    </w:p>
    <w:p w14:paraId="5858579A" w14:textId="77777777" w:rsidR="004A704E" w:rsidRPr="00404162" w:rsidRDefault="004A704E" w:rsidP="00404162">
      <w:r w:rsidRPr="00404162">
        <w:t>However, what if you don’t actually want to</w:t>
      </w:r>
      <w:r w:rsidRPr="00404162">
        <w:rPr>
          <w:i/>
        </w:rPr>
        <w:t xml:space="preserve"> display </w:t>
      </w:r>
      <w:r w:rsidRPr="00404162">
        <w:t>the trigger view? For Advanced Alerts in particular, you often don’t. To make it invisible, use the Format menu to change text colors to the background of the dashboard and remove borders:</w:t>
      </w:r>
    </w:p>
    <w:p w14:paraId="50259CB7" w14:textId="77777777" w:rsidR="004A704E" w:rsidRPr="00404162" w:rsidRDefault="004A704E" w:rsidP="00404162"/>
    <w:p w14:paraId="4DF9F64A" w14:textId="77777777" w:rsidR="004A704E" w:rsidRPr="00404162" w:rsidRDefault="004A704E" w:rsidP="00B67CDE">
      <w:pPr>
        <w:jc w:val="center"/>
      </w:pPr>
      <w:r w:rsidRPr="00404162">
        <w:rPr>
          <w:noProof/>
        </w:rPr>
        <w:lastRenderedPageBreak/>
        <w:drawing>
          <wp:inline distT="0" distB="0" distL="0" distR="0" wp14:anchorId="02B0F63F" wp14:editId="0E1106F4">
            <wp:extent cx="4656524" cy="239741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31577"/>
                    <a:stretch/>
                  </pic:blipFill>
                  <pic:spPr bwMode="auto">
                    <a:xfrm>
                      <a:off x="0" y="0"/>
                      <a:ext cx="4683830" cy="2411477"/>
                    </a:xfrm>
                    <a:prstGeom prst="rect">
                      <a:avLst/>
                    </a:prstGeom>
                    <a:ln>
                      <a:noFill/>
                    </a:ln>
                    <a:extLst>
                      <a:ext uri="{53640926-AAD7-44D8-BBD7-CCE9431645EC}">
                        <a14:shadowObscured xmlns:a14="http://schemas.microsoft.com/office/drawing/2010/main"/>
                      </a:ext>
                    </a:extLst>
                  </pic:spPr>
                </pic:pic>
              </a:graphicData>
            </a:graphic>
          </wp:inline>
        </w:drawing>
      </w:r>
    </w:p>
    <w:p w14:paraId="096A5E9C" w14:textId="77777777" w:rsidR="004A704E" w:rsidRPr="00404162" w:rsidRDefault="004A704E" w:rsidP="00404162"/>
    <w:p w14:paraId="50BC4576" w14:textId="77777777" w:rsidR="004A704E" w:rsidRPr="00404162" w:rsidRDefault="004A704E" w:rsidP="00404162">
      <w:r w:rsidRPr="00404162">
        <w:t>Then, place it in your Dashboard as a “floating” view, and drag the container around it into as small a rectangle as possible. Place it somewhere unobtrusive:</w:t>
      </w:r>
    </w:p>
    <w:p w14:paraId="61C1A1F2" w14:textId="77777777" w:rsidR="004A704E" w:rsidRPr="00404162" w:rsidRDefault="004A704E" w:rsidP="00404162">
      <w:r w:rsidRPr="00404162">
        <w:rPr>
          <w:noProof/>
        </w:rPr>
        <w:drawing>
          <wp:inline distT="0" distB="0" distL="0" distR="0" wp14:anchorId="086D4721" wp14:editId="44C34EB7">
            <wp:extent cx="5639762" cy="3019825"/>
            <wp:effectExtent l="0" t="0" r="0" b="9525"/>
            <wp:docPr id="9" name="Picture 9" descr="C:\Users\mcoles\AppData\Local\Temp\SNAGHTML66030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coles\AppData\Local\Temp\SNAGHTML66030ff.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33163"/>
                    <a:stretch/>
                  </pic:blipFill>
                  <pic:spPr bwMode="auto">
                    <a:xfrm>
                      <a:off x="0" y="0"/>
                      <a:ext cx="5670537" cy="3036304"/>
                    </a:xfrm>
                    <a:prstGeom prst="rect">
                      <a:avLst/>
                    </a:prstGeom>
                    <a:noFill/>
                    <a:ln>
                      <a:noFill/>
                    </a:ln>
                    <a:extLst>
                      <a:ext uri="{53640926-AAD7-44D8-BBD7-CCE9431645EC}">
                        <a14:shadowObscured xmlns:a14="http://schemas.microsoft.com/office/drawing/2010/main"/>
                      </a:ext>
                    </a:extLst>
                  </pic:spPr>
                </pic:pic>
              </a:graphicData>
            </a:graphic>
          </wp:inline>
        </w:drawing>
      </w:r>
    </w:p>
    <w:p w14:paraId="5C6EB833" w14:textId="77777777" w:rsidR="004A704E" w:rsidRPr="00404162" w:rsidRDefault="004A704E" w:rsidP="00404162">
      <w:r w:rsidRPr="00404162">
        <w:t>Now, just subscribe to the Dashboard just like any other Alert based on a standard View, and you’re good to go!</w:t>
      </w:r>
    </w:p>
    <w:p w14:paraId="1E9D5CF6" w14:textId="77777777" w:rsidR="004A704E" w:rsidRDefault="004A704E" w:rsidP="00404162"/>
    <w:p w14:paraId="146EED48" w14:textId="77777777" w:rsidR="00723758" w:rsidRDefault="00723758" w:rsidP="00404162">
      <w:pPr>
        <w:pStyle w:val="Heading3"/>
      </w:pPr>
      <w:bookmarkStart w:id="1086" w:name="_Dashboard_Alerts"/>
      <w:bookmarkEnd w:id="1086"/>
    </w:p>
    <w:p w14:paraId="7E91ABE8" w14:textId="77777777" w:rsidR="00723758" w:rsidRDefault="00723758" w:rsidP="00BF15E1">
      <w:pPr>
        <w:pStyle w:val="Heading1"/>
      </w:pPr>
      <w:bookmarkStart w:id="1087" w:name="_Toc447638015"/>
      <w:bookmarkStart w:id="1088" w:name="_Toc447790179"/>
      <w:r w:rsidRPr="00723758">
        <w:t>Testing an Alert</w:t>
      </w:r>
      <w:bookmarkEnd w:id="1087"/>
      <w:bookmarkEnd w:id="1088"/>
    </w:p>
    <w:p w14:paraId="357CF1CC" w14:textId="1036B243" w:rsidR="00723758" w:rsidRDefault="00723758" w:rsidP="00404162">
      <w:r>
        <w:t>Occasionally</w:t>
      </w:r>
      <w:del w:id="1089" w:author="Jonathan Drummey" w:date="2016-04-07T09:17:00Z">
        <w:r>
          <w:delText>,</w:delText>
        </w:r>
      </w:del>
      <w:r>
        <w:t xml:space="preserve"> you may wish to test an alert prior to setting it up on a Schedule, as you may not be certain it will execute properly. For Advanced Alerts in particular, testing them </w:t>
      </w:r>
      <w:r w:rsidR="00285CFC">
        <w:t xml:space="preserve">first </w:t>
      </w:r>
      <w:r>
        <w:t xml:space="preserve">is </w:t>
      </w:r>
      <w:r w:rsidR="0086092A">
        <w:t xml:space="preserve">highly </w:t>
      </w:r>
      <w:r w:rsidR="0086092A">
        <w:lastRenderedPageBreak/>
        <w:t xml:space="preserve">recommended! </w:t>
      </w:r>
      <w:r>
        <w:t xml:space="preserve">VizAlerts allows an alert to be tested on a one-off basis without being scheduled through the use of a specific </w:t>
      </w:r>
      <w:r w:rsidRPr="00723758">
        <w:rPr>
          <w:b/>
        </w:rPr>
        <w:t>comment</w:t>
      </w:r>
      <w:r w:rsidR="00394BA0">
        <w:t>:</w:t>
      </w:r>
    </w:p>
    <w:p w14:paraId="1554E52C" w14:textId="77777777" w:rsidR="00A14843" w:rsidRPr="00723758" w:rsidRDefault="00A14843" w:rsidP="00404162"/>
    <w:p w14:paraId="74E87617" w14:textId="77777777" w:rsidR="00723758" w:rsidRDefault="00723758" w:rsidP="00EB3815">
      <w:pPr>
        <w:jc w:val="center"/>
      </w:pPr>
      <w:bookmarkStart w:id="1090" w:name="_Toc432407540"/>
      <w:r>
        <w:rPr>
          <w:noProof/>
        </w:rPr>
        <w:drawing>
          <wp:inline distT="0" distB="0" distL="0" distR="0" wp14:anchorId="560BF692" wp14:editId="23FF1DFA">
            <wp:extent cx="4400000" cy="1485714"/>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0000" cy="1485714"/>
                    </a:xfrm>
                    <a:prstGeom prst="rect">
                      <a:avLst/>
                    </a:prstGeom>
                  </pic:spPr>
                </pic:pic>
              </a:graphicData>
            </a:graphic>
          </wp:inline>
        </w:drawing>
      </w:r>
      <w:bookmarkEnd w:id="1090"/>
    </w:p>
    <w:p w14:paraId="15073789" w14:textId="77777777" w:rsidR="00394BA0" w:rsidRDefault="00394BA0" w:rsidP="00404162"/>
    <w:p w14:paraId="50EA3AE4" w14:textId="77777777" w:rsidR="00394BA0" w:rsidRDefault="00394BA0" w:rsidP="00404162">
      <w:r>
        <w:t>If the owner of the View adds a Comment with the content “</w:t>
      </w:r>
      <w:r w:rsidRPr="00394BA0">
        <w:rPr>
          <w:b/>
        </w:rPr>
        <w:t>test_alert</w:t>
      </w:r>
      <w:r>
        <w:t>” (case insensitive), then the Alert will be tested one time only. If another comment with the same content is added, the Alert will be tested again. Removing the comments, however, will not trigger an additional test.</w:t>
      </w:r>
      <w:r w:rsidR="00281AE7">
        <w:t xml:space="preserve"> Allow at least three minutes for your alert to show up.</w:t>
      </w:r>
    </w:p>
    <w:p w14:paraId="5B89EF67" w14:textId="2AE22B9C" w:rsidR="00A14843" w:rsidRDefault="00ED2585" w:rsidP="00404162">
      <w:r>
        <w:t>Note that this doesn’t work for Customized Views, only standard Views, and the commenter must also be the owner.</w:t>
      </w:r>
    </w:p>
    <w:p w14:paraId="2C9CA588" w14:textId="77777777" w:rsidR="00A14843" w:rsidRDefault="00A14843" w:rsidP="00404162"/>
    <w:p w14:paraId="10870DFA" w14:textId="77777777" w:rsidR="00A14843" w:rsidRDefault="00A14843" w:rsidP="00404162"/>
    <w:p w14:paraId="282FF2CF" w14:textId="0A4652BF" w:rsidR="00C81040" w:rsidRDefault="00A33533" w:rsidP="00BF15E1">
      <w:pPr>
        <w:pStyle w:val="Heading1"/>
      </w:pPr>
      <w:bookmarkStart w:id="1091" w:name="_Toc447638016"/>
      <w:bookmarkStart w:id="1092" w:name="_Toc447790180"/>
      <w:r>
        <w:t>F</w:t>
      </w:r>
      <w:r w:rsidR="00F734FB" w:rsidRPr="00F734FB">
        <w:t>AQ / Common Issues</w:t>
      </w:r>
      <w:r w:rsidR="00BF15E1">
        <w:t xml:space="preserve"> / Troubleshooting</w:t>
      </w:r>
      <w:bookmarkEnd w:id="1091"/>
      <w:bookmarkEnd w:id="1092"/>
    </w:p>
    <w:p w14:paraId="5282B183" w14:textId="77777777" w:rsidR="002374EF" w:rsidRPr="00BF15E1" w:rsidRDefault="002374EF" w:rsidP="00BF15E1">
      <w:pPr>
        <w:pStyle w:val="Heading2"/>
      </w:pPr>
      <w:bookmarkStart w:id="1093" w:name="_Toc447638017"/>
      <w:bookmarkStart w:id="1094" w:name="_Toc447790181"/>
      <w:r w:rsidRPr="00BF15E1">
        <w:t>I got a failure email instead of an alert!</w:t>
      </w:r>
      <w:bookmarkEnd w:id="1093"/>
      <w:bookmarkEnd w:id="1094"/>
    </w:p>
    <w:p w14:paraId="6B263674" w14:textId="490B270C" w:rsidR="0086092A" w:rsidRDefault="002374EF" w:rsidP="00684552">
      <w:r>
        <w:t>When VizAlerts cannot process your alert, by default you and the Administrator are sent a notification email with the details. Issues can range from simple timeouts, permis</w:t>
      </w:r>
      <w:r w:rsidR="0086092A">
        <w:t xml:space="preserve">sions issues to datasources, </w:t>
      </w:r>
      <w:r w:rsidR="00EB3815">
        <w:t xml:space="preserve">non-allowed destination email domains, </w:t>
      </w:r>
      <w:r w:rsidR="0086092A">
        <w:t>bad custom view references,</w:t>
      </w:r>
      <w:r w:rsidR="00165D8E">
        <w:t xml:space="preserve"> and</w:t>
      </w:r>
      <w:r w:rsidR="0086092A">
        <w:t xml:space="preserve"> </w:t>
      </w:r>
      <w:r>
        <w:t xml:space="preserve">internal Tableau Server errors. </w:t>
      </w:r>
      <w:r w:rsidR="0086092A">
        <w:t>The two most common errors are:</w:t>
      </w:r>
    </w:p>
    <w:p w14:paraId="5D14C531" w14:textId="26A509B2" w:rsidR="00BF15E1" w:rsidRDefault="0086092A" w:rsidP="0086092A">
      <w:pPr>
        <w:pStyle w:val="ListParagraph"/>
        <w:numPr>
          <w:ilvl w:val="0"/>
          <w:numId w:val="31"/>
        </w:numPr>
      </w:pPr>
      <w:r w:rsidRPr="0086092A">
        <w:rPr>
          <w:b/>
        </w:rPr>
        <w:t>Timeouts</w:t>
      </w:r>
      <w:r>
        <w:br/>
        <w:t>If timeouts are</w:t>
      </w:r>
      <w:r w:rsidR="002374EF">
        <w:t xml:space="preserve"> the case, </w:t>
      </w:r>
      <w:r w:rsidR="002374EF" w:rsidRPr="0086092A">
        <w:t>improve the speed</w:t>
      </w:r>
      <w:r w:rsidR="005051D4">
        <w:t xml:space="preserve"> of your view! </w:t>
      </w:r>
      <w:r>
        <w:t xml:space="preserve">Read </w:t>
      </w:r>
      <w:r w:rsidR="00D26832">
        <w:fldChar w:fldCharType="begin"/>
      </w:r>
      <w:r w:rsidR="00D26832">
        <w:instrText xml:space="preserve"> HYPERLINK "http://www.tableausoftware.com/learn/whitepapers/designing-efficient-workbooks" </w:instrText>
      </w:r>
      <w:r w:rsidR="00D26832">
        <w:fldChar w:fldCharType="separate"/>
      </w:r>
      <w:r w:rsidRPr="008D635F">
        <w:rPr>
          <w:rStyle w:val="Hyperlink"/>
        </w:rPr>
        <w:t>http://www.tableausoftware.com/learn/whitepapers/designing-efficient-workbooks</w:t>
      </w:r>
      <w:r w:rsidR="00D26832">
        <w:rPr>
          <w:rStyle w:val="Hyperlink"/>
        </w:rPr>
        <w:fldChar w:fldCharType="end"/>
      </w:r>
      <w:r>
        <w:t xml:space="preserve"> and follow the instructions there. </w:t>
      </w:r>
      <w:r w:rsidR="005051D4">
        <w:t xml:space="preserve">If that’s not possible, work with your </w:t>
      </w:r>
      <w:r w:rsidR="0040188B">
        <w:t xml:space="preserve">Tableau Server </w:t>
      </w:r>
      <w:r w:rsidR="005051D4">
        <w:t>Admin to find a way to increase the timeouts your alert runs under.</w:t>
      </w:r>
      <w:r>
        <w:br/>
      </w:r>
    </w:p>
    <w:p w14:paraId="1BB98938" w14:textId="0454B8AD" w:rsidR="0086092A" w:rsidRDefault="0086092A" w:rsidP="00684552">
      <w:pPr>
        <w:pStyle w:val="ListParagraph"/>
        <w:numPr>
          <w:ilvl w:val="0"/>
          <w:numId w:val="31"/>
        </w:numPr>
      </w:pPr>
      <w:r w:rsidRPr="0086092A">
        <w:rPr>
          <w:b/>
        </w:rPr>
        <w:t xml:space="preserve">Unable to Download </w:t>
      </w:r>
      <w:r w:rsidR="00165D8E">
        <w:rPr>
          <w:b/>
        </w:rPr>
        <w:t xml:space="preserve">Custom </w:t>
      </w:r>
      <w:r w:rsidRPr="0086092A">
        <w:rPr>
          <w:b/>
        </w:rPr>
        <w:t>View</w:t>
      </w:r>
      <w:r>
        <w:br/>
        <w:t>If the custom view reference is causing failures then go to the desired view in Tableau Server, get the URL, and check it against the view reference</w:t>
      </w:r>
      <w:r w:rsidR="00165D8E">
        <w:t xml:space="preserve"> in your Advanced Alerts trigger view</w:t>
      </w:r>
      <w:r>
        <w:t>. For example you might have set up a view reference like VIZ_IMAGE(myDashboard/</w:t>
      </w:r>
      <w:r w:rsidR="00165D8E">
        <w:t>Quarterly Report) and the actual viewname is http://myServer/views/myDashboard/QuarterlyReport with no space in “QuarterlyReport”.</w:t>
      </w:r>
    </w:p>
    <w:p w14:paraId="00DDC651" w14:textId="6D7CAC4D" w:rsidR="00BF15E1" w:rsidRDefault="00684552" w:rsidP="00684552">
      <w:pPr>
        <w:pStyle w:val="Heading2"/>
      </w:pPr>
      <w:bookmarkStart w:id="1095" w:name="_Toc447638018"/>
      <w:bookmarkStart w:id="1096" w:name="_Toc447790182"/>
      <w:r>
        <w:lastRenderedPageBreak/>
        <w:t>I’m getting Simple Alerts when I should be getting Advanced Alerts.</w:t>
      </w:r>
      <w:bookmarkEnd w:id="1095"/>
      <w:bookmarkEnd w:id="1096"/>
    </w:p>
    <w:p w14:paraId="3CC608AB" w14:textId="6C1E1792" w:rsidR="00684552" w:rsidRPr="002374EF" w:rsidRDefault="00684552" w:rsidP="00BF15E1">
      <w:r>
        <w:t xml:space="preserve">The most likely reasons are that either the </w:t>
      </w:r>
      <w:r w:rsidRPr="00684552">
        <w:rPr>
          <w:b/>
        </w:rPr>
        <w:t>“ Email Action *”</w:t>
      </w:r>
      <w:r>
        <w:t xml:space="preserve"> field isn’t present in your trigger view or the Email Action * field doesn’t have the required leading space in the field name</w:t>
      </w:r>
    </w:p>
    <w:p w14:paraId="60F038E2" w14:textId="7AC32358" w:rsidR="00BF15E1" w:rsidRDefault="00FF16BD" w:rsidP="00BF15E1">
      <w:pPr>
        <w:pStyle w:val="Heading2"/>
      </w:pPr>
      <w:bookmarkStart w:id="1097" w:name="_Toc447638019"/>
      <w:bookmarkStart w:id="1098" w:name="_Toc447790183"/>
      <w:r w:rsidRPr="007A6744">
        <w:t>What if I don’t get an alert email when I expect one?</w:t>
      </w:r>
      <w:bookmarkEnd w:id="1097"/>
      <w:bookmarkEnd w:id="1098"/>
    </w:p>
    <w:p w14:paraId="1B08E60F" w14:textId="519BCC0F" w:rsidR="00797F65" w:rsidRPr="00797F65" w:rsidRDefault="00797F65" w:rsidP="00BF15E1">
      <w:r>
        <w:t>There are a couple of reasons this might occur:</w:t>
      </w:r>
    </w:p>
    <w:p w14:paraId="3F6E9934" w14:textId="77777777" w:rsidR="00797F65" w:rsidRPr="00797F65" w:rsidRDefault="00797F65" w:rsidP="00BF15E1">
      <w:pPr>
        <w:pStyle w:val="ListParagraph"/>
        <w:numPr>
          <w:ilvl w:val="0"/>
          <w:numId w:val="25"/>
        </w:numPr>
        <w:rPr>
          <w:b/>
        </w:rPr>
      </w:pPr>
      <w:r w:rsidRPr="00797F65">
        <w:t>First, en</w:t>
      </w:r>
      <w:r>
        <w:t>sure that your filter criteria is set up correctly, and that you DID have data in your alert for when it was scheduled to run.</w:t>
      </w:r>
    </w:p>
    <w:p w14:paraId="10F82BDF" w14:textId="77777777" w:rsidR="00797F65" w:rsidRPr="00797F65" w:rsidRDefault="00797F65" w:rsidP="00BF15E1">
      <w:pPr>
        <w:pStyle w:val="ListParagraph"/>
        <w:numPr>
          <w:ilvl w:val="0"/>
          <w:numId w:val="25"/>
        </w:numPr>
        <w:rPr>
          <w:b/>
        </w:rPr>
      </w:pPr>
      <w:r>
        <w:t>Check to see if your alert was filtered and sent to Junk Mail rather than your Inbox. If it was, make sure to “always allow” mail from the address you received it from in your Junk Mail settings.</w:t>
      </w:r>
    </w:p>
    <w:p w14:paraId="1BB7C489" w14:textId="77777777" w:rsidR="001317FA" w:rsidRPr="00385DA7" w:rsidRDefault="00FF16BD" w:rsidP="00BF15E1">
      <w:pPr>
        <w:pStyle w:val="ListParagraph"/>
        <w:numPr>
          <w:ilvl w:val="1"/>
          <w:numId w:val="25"/>
        </w:numPr>
        <w:rPr>
          <w:b/>
        </w:rPr>
      </w:pPr>
      <w:r>
        <w:t>If it</w:t>
      </w:r>
      <w:r w:rsidR="00797F65">
        <w:t>’s neither of those things,</w:t>
      </w:r>
      <w:r>
        <w:t xml:space="preserve"> contact your</w:t>
      </w:r>
      <w:r w:rsidR="00797F65">
        <w:t xml:space="preserve"> Tableau Server administrator, as they should have received a failure email if your alert truly did not work correctly. </w:t>
      </w:r>
      <w:r w:rsidR="00EA5E4F">
        <w:br/>
      </w:r>
    </w:p>
    <w:p w14:paraId="3A73C5D5" w14:textId="77777777" w:rsidR="00BF15E1" w:rsidRDefault="00FF16BD" w:rsidP="00BF15E1">
      <w:pPr>
        <w:pStyle w:val="Heading2"/>
      </w:pPr>
      <w:bookmarkStart w:id="1099" w:name="_Toc447638020"/>
      <w:bookmarkStart w:id="1100" w:name="_Toc447790184"/>
      <w:r w:rsidRPr="00BF15E1">
        <w:t>How can I avoid getting continual alerts for the same data?</w:t>
      </w:r>
      <w:bookmarkEnd w:id="1099"/>
      <w:bookmarkEnd w:id="1100"/>
    </w:p>
    <w:p w14:paraId="73FB69EC" w14:textId="3181D34F" w:rsidR="00EA5E4F" w:rsidRDefault="001317FA" w:rsidP="00BF15E1">
      <w:r>
        <w:t>One strategy for this is to u</w:t>
      </w:r>
      <w:r w:rsidR="00FF16BD">
        <w:t xml:space="preserve">se a Relative Date filter against your data. You should set that filter to a span of time that matches the Schedule you subscribed to your Alert on. For example, </w:t>
      </w:r>
      <w:r w:rsidR="004A0769">
        <w:t xml:space="preserve">if you have subscribed to an Alert on a daily schedule, you should set your relative date </w:t>
      </w:r>
      <w:r w:rsidR="00B35B88">
        <w:t xml:space="preserve">to show only data </w:t>
      </w:r>
      <w:r w:rsidR="004A0769">
        <w:t>for the last 24 hours (or 1440 minutes).</w:t>
      </w:r>
    </w:p>
    <w:p w14:paraId="5C94421B" w14:textId="77777777" w:rsidR="0040188B" w:rsidRPr="00BF15E1" w:rsidRDefault="0040188B" w:rsidP="00BF15E1">
      <w:pPr>
        <w:rPr>
          <w:b/>
        </w:rPr>
      </w:pPr>
    </w:p>
    <w:p w14:paraId="7ADC1584" w14:textId="1B09DFD6" w:rsidR="00BF15E1" w:rsidRDefault="00EA5E4F" w:rsidP="00BF15E1">
      <w:pPr>
        <w:pStyle w:val="Heading2"/>
      </w:pPr>
      <w:bookmarkStart w:id="1101" w:name="_Toc447638021"/>
      <w:bookmarkStart w:id="1102" w:name="_Toc447790185"/>
      <w:r w:rsidRPr="00BF15E1">
        <w:t>I’m getting my Alerts late</w:t>
      </w:r>
      <w:r w:rsidR="00BF15E1">
        <w:t>.</w:t>
      </w:r>
      <w:bookmarkEnd w:id="1101"/>
      <w:bookmarkEnd w:id="1102"/>
    </w:p>
    <w:p w14:paraId="0F1B7EBE" w14:textId="683255BF" w:rsidR="00FF16BD" w:rsidRDefault="00EA5E4F" w:rsidP="00BF15E1">
      <w:r>
        <w:t>Discuss with your Admin</w:t>
      </w:r>
      <w:r w:rsidR="00385DA7">
        <w:t>,</w:t>
      </w:r>
      <w:r>
        <w:t xml:space="preserve"> and if they aren’t sure what to do, ask them to read the “</w:t>
      </w:r>
      <w:r w:rsidR="00B35B88">
        <w:t>FAQ</w:t>
      </w:r>
      <w:r>
        <w:t xml:space="preserve">” section </w:t>
      </w:r>
      <w:r w:rsidR="00B35B88">
        <w:t>of the install_guide.docx file</w:t>
      </w:r>
      <w:r>
        <w:t>.</w:t>
      </w:r>
      <w:ins w:id="1103" w:author="Jonathan Drummey" w:date="2016-04-07T09:17:00Z">
        <w:r w:rsidR="00E07C8B">
          <w:br/>
        </w:r>
      </w:ins>
    </w:p>
    <w:p w14:paraId="36362ECC" w14:textId="113B00B6" w:rsidR="00E07C8B" w:rsidRDefault="00E07C8B" w:rsidP="00E07C8B">
      <w:pPr>
        <w:pStyle w:val="Heading2"/>
        <w:rPr>
          <w:ins w:id="1104" w:author="Jonathan Drummey" w:date="2016-04-07T09:17:00Z"/>
        </w:rPr>
      </w:pPr>
      <w:bookmarkStart w:id="1105" w:name="_Toc447790186"/>
      <w:ins w:id="1106" w:author="Jonathan Drummey" w:date="2016-04-07T09:17:00Z">
        <w:r>
          <w:t>My emails and/or text messages are delivered in the wrong order.</w:t>
        </w:r>
        <w:bookmarkEnd w:id="1105"/>
      </w:ins>
    </w:p>
    <w:p w14:paraId="57AE1D27" w14:textId="4163CAD2" w:rsidR="00E07C8B" w:rsidRDefault="00E07C8B" w:rsidP="00E07C8B">
      <w:pPr>
        <w:rPr>
          <w:ins w:id="1107" w:author="Jonathan Drummey" w:date="2016-04-07T09:17:00Z"/>
        </w:rPr>
      </w:pPr>
      <w:ins w:id="1108" w:author="Jonathan Drummey" w:date="2016-04-07T09:17:00Z">
        <w:r>
          <w:t>There are two ways this issue can be interpreted:</w:t>
        </w:r>
      </w:ins>
    </w:p>
    <w:p w14:paraId="2D09700C" w14:textId="1F9D8D3E" w:rsidR="00E07C8B" w:rsidRDefault="00E07C8B" w:rsidP="00E07C8B">
      <w:pPr>
        <w:pStyle w:val="ListParagraph"/>
        <w:numPr>
          <w:ilvl w:val="0"/>
          <w:numId w:val="41"/>
        </w:numPr>
        <w:rPr>
          <w:ins w:id="1109" w:author="Jonathan Drummey" w:date="2016-04-07T09:17:00Z"/>
        </w:rPr>
      </w:pPr>
      <w:ins w:id="1110" w:author="Jonathan Drummey" w:date="2016-04-07T09:17:00Z">
        <w:r>
          <w:t>You’re expecting the alerts to be delivered in the same order as they are set up in the trigger view. This is not possible because of the way email servers and SMS providers work. VizAlerts will send off the email or SMS to the remote server, then ultimately that remote server determines what is delivered when using its own queuing logic.</w:t>
        </w:r>
      </w:ins>
    </w:p>
    <w:p w14:paraId="3EB8FFCB" w14:textId="77777777" w:rsidR="0040188B" w:rsidRPr="00E07C8B" w:rsidRDefault="00E07C8B" w:rsidP="00BF15E1">
      <w:pPr>
        <w:pStyle w:val="ListParagraph"/>
        <w:numPr>
          <w:ilvl w:val="0"/>
          <w:numId w:val="41"/>
        </w:numPr>
        <w:rPr>
          <w:rPrChange w:id="1111" w:author="Jonathan Drummey" w:date="2016-04-07T09:17:00Z">
            <w:rPr>
              <w:b/>
            </w:rPr>
          </w:rPrChange>
        </w:rPr>
        <w:pPrChange w:id="1112" w:author="Jonathan Drummey" w:date="2016-04-07T09:17:00Z">
          <w:pPr/>
        </w:pPrChange>
      </w:pPr>
      <w:ins w:id="1113" w:author="Jonathan Drummey" w:date="2016-04-07T09:17:00Z">
        <w:r>
          <w:t>You have configured the Email Sort Order * field and are expecting it to sort your alerts. The field doesn’t actually sort all the alerts, it sorts alerts within a consolidated email.</w:t>
        </w:r>
      </w:ins>
    </w:p>
    <w:p w14:paraId="1D616798" w14:textId="345CA139" w:rsidR="0086092A" w:rsidRDefault="0086092A" w:rsidP="0086092A">
      <w:pPr>
        <w:pStyle w:val="Heading2"/>
      </w:pPr>
      <w:bookmarkStart w:id="1114" w:name="_Toc447638022"/>
      <w:bookmarkStart w:id="1115" w:name="_Toc447790187"/>
      <w:r>
        <w:t>There is no default footer on my emails.</w:t>
      </w:r>
      <w:bookmarkEnd w:id="1114"/>
      <w:bookmarkEnd w:id="1115"/>
    </w:p>
    <w:p w14:paraId="7A1ADAC9" w14:textId="14092B84" w:rsidR="0086092A" w:rsidRPr="0086092A" w:rsidRDefault="0086092A" w:rsidP="0086092A">
      <w:r>
        <w:lastRenderedPageBreak/>
        <w:t>If you’ve added the Email Footer ~ field to your trigger view then that overrides the VizAlerts default footer. You can add a calculated field using the string “VIZALERTS_FOOTER()” to put the default footer back in, or build your own calculation.</w:t>
      </w:r>
    </w:p>
    <w:p w14:paraId="38536C28" w14:textId="6978B51F" w:rsidR="00BF15E1" w:rsidRDefault="00BF15E1" w:rsidP="00BF15E1">
      <w:pPr>
        <w:pStyle w:val="Heading2"/>
      </w:pPr>
      <w:bookmarkStart w:id="1116" w:name="_Toc447638023"/>
      <w:bookmarkStart w:id="1117" w:name="_Toc447790188"/>
      <w:r>
        <w:t>My CSV is Bad!</w:t>
      </w:r>
      <w:bookmarkEnd w:id="1116"/>
      <w:bookmarkEnd w:id="1117"/>
    </w:p>
    <w:p w14:paraId="7369199D" w14:textId="27F5332B" w:rsidR="00BF15E1" w:rsidRDefault="00BF15E1" w:rsidP="00BF15E1">
      <w:r>
        <w:t>If you’ve ever tried to download a CSV of a Tableau dashboard you’ve likely run into a situation where the data you got was not what you expected to get…the same can occur with VIZ_CSV content references. There are two problems that can occur:</w:t>
      </w:r>
    </w:p>
    <w:p w14:paraId="22088922" w14:textId="77777777" w:rsidR="00BF15E1" w:rsidRDefault="00E07C8B" w:rsidP="00BF15E1">
      <w:pPr>
        <w:pStyle w:val="ListParagraph"/>
        <w:numPr>
          <w:ilvl w:val="0"/>
          <w:numId w:val="19"/>
        </w:numPr>
      </w:pPr>
      <w:ins w:id="1118" w:author="Jonathan Drummey" w:date="2016-04-07T09:17:00Z">
        <w:r>
          <w:t>Data from the wrong worksheet in a dashboard</w:t>
        </w:r>
      </w:ins>
      <w:del w:id="1119" w:author="Jonathan Drummey" w:date="2016-04-07T09:17:00Z">
        <w:r w:rsidR="00BF15E1">
          <w:delText>Wrong worksheet’s data</w:delText>
        </w:r>
      </w:del>
    </w:p>
    <w:p w14:paraId="3C81A2D0" w14:textId="77777777" w:rsidR="00BF15E1" w:rsidRDefault="00BF15E1" w:rsidP="00BF15E1">
      <w:pPr>
        <w:pStyle w:val="ListParagraph"/>
        <w:numPr>
          <w:ilvl w:val="0"/>
          <w:numId w:val="19"/>
        </w:numPr>
      </w:pPr>
      <w:r>
        <w:t>Wrong data structure (too many fields, measures are in multiple rows instead of multiple columns)</w:t>
      </w:r>
    </w:p>
    <w:p w14:paraId="544FC7A6" w14:textId="77777777" w:rsidR="00BF15E1" w:rsidRDefault="00BF15E1" w:rsidP="00BF15E1">
      <w:r>
        <w:t>Here are workarounds for both:</w:t>
      </w:r>
    </w:p>
    <w:p w14:paraId="13AB0D17" w14:textId="77777777" w:rsidR="00BF15E1" w:rsidRDefault="00BF15E1" w:rsidP="00684552">
      <w:pPr>
        <w:pStyle w:val="Heading3"/>
      </w:pPr>
      <w:bookmarkStart w:id="1120" w:name="_Toc447638024"/>
      <w:bookmarkStart w:id="1121" w:name="_Toc447790189"/>
      <w:r>
        <w:t>Wrong worksheet’s data</w:t>
      </w:r>
      <w:bookmarkEnd w:id="1120"/>
      <w:bookmarkEnd w:id="1121"/>
    </w:p>
    <w:p w14:paraId="2421E068" w14:textId="77777777" w:rsidR="00BF15E1" w:rsidRDefault="00BF15E1" w:rsidP="00BF15E1">
      <w:r>
        <w:t xml:space="preserve">When we download a CSV from a Tableau dashboard (for example VIZ_CSV(myViz/myDashboard) Tableau pulls the data for the worksheet that comes first when sorted alphanumerically. So to control which worksheet gets downloaded first you can prepend the desired worksheet’s name with a number or space character. For more information see </w:t>
      </w:r>
      <w:ins w:id="1122" w:author="Jonathan Drummey" w:date="2016-04-07T09:17:00Z">
        <w:r w:rsidR="00E07C8B" w:rsidRPr="00E07C8B">
          <w:t>http://vizwiz.blogspot.com/2014/03/the-greatest-tableau-tip-ever-exporting.html</w:t>
        </w:r>
      </w:ins>
      <w:del w:id="1123" w:author="Jonathan Drummey" w:date="2016-04-07T09:17:00Z">
        <w:r>
          <w:delText>~~~link to AndyK’s post</w:delText>
        </w:r>
      </w:del>
      <w:r>
        <w:t>.</w:t>
      </w:r>
    </w:p>
    <w:p w14:paraId="42AAC056" w14:textId="77777777" w:rsidR="00BF15E1" w:rsidRDefault="00BF15E1" w:rsidP="00684552">
      <w:pPr>
        <w:pStyle w:val="Heading3"/>
      </w:pPr>
      <w:bookmarkStart w:id="1124" w:name="_Toc447638025"/>
      <w:bookmarkStart w:id="1125" w:name="_Toc447790190"/>
      <w:r>
        <w:t>Wrong data structure</w:t>
      </w:r>
      <w:bookmarkEnd w:id="1124"/>
      <w:bookmarkEnd w:id="1125"/>
    </w:p>
    <w:p w14:paraId="2BA172D1" w14:textId="54A7D4F7" w:rsidR="00BF15E1" w:rsidRDefault="00BF15E1" w:rsidP="00BF15E1">
      <w:r>
        <w:t xml:space="preserve">When downloading the CSV Tableau pulls </w:t>
      </w:r>
      <w:r w:rsidRPr="001D25FA">
        <w:rPr>
          <w:u w:val="single"/>
        </w:rPr>
        <w:t>all</w:t>
      </w:r>
      <w:r>
        <w:t xml:space="preserve"> the pills used in the viz and if we’ve used Measure Names/Measure Values generates a set of rows for each </w:t>
      </w:r>
      <w:del w:id="1126" w:author="Jonathan Drummey" w:date="2016-04-07T09:17:00Z">
        <w:r>
          <w:delText xml:space="preserve">of the </w:delText>
        </w:r>
      </w:del>
      <w:r>
        <w:t xml:space="preserve">measure </w:t>
      </w:r>
      <w:ins w:id="1127" w:author="Jonathan Drummey" w:date="2016-04-07T09:17:00Z">
        <w:r w:rsidR="00E07C8B">
          <w:t>name</w:t>
        </w:r>
      </w:ins>
      <w:del w:id="1128" w:author="Jonathan Drummey" w:date="2016-04-07T09:17:00Z">
        <w:r>
          <w:delText>names</w:delText>
        </w:r>
      </w:del>
      <w:r>
        <w:t xml:space="preserve">. To have more control over this the solution for this is to build a separate worksheet with the fields that we want as discrete </w:t>
      </w:r>
      <w:r w:rsidR="00B67CDE">
        <w:t>pills</w:t>
      </w:r>
      <w:r>
        <w:t xml:space="preserve"> on rows:</w:t>
      </w:r>
    </w:p>
    <w:p w14:paraId="08F49858" w14:textId="6BDFD07A" w:rsidR="00BF15E1" w:rsidRDefault="00B67CDE" w:rsidP="00BF15E1">
      <w:r w:rsidRPr="00B67CDE">
        <w:rPr>
          <w:noProof/>
        </w:rPr>
        <w:drawing>
          <wp:inline distT="0" distB="0" distL="0" distR="0" wp14:anchorId="51C7E0E7" wp14:editId="7C0BCDB7">
            <wp:extent cx="5943600" cy="2578100"/>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578100"/>
                    </a:xfrm>
                    <a:prstGeom prst="rect">
                      <a:avLst/>
                    </a:prstGeom>
                  </pic:spPr>
                </pic:pic>
              </a:graphicData>
            </a:graphic>
          </wp:inline>
        </w:drawing>
      </w:r>
      <w:r w:rsidRPr="00B67CDE">
        <w:t xml:space="preserve"> </w:t>
      </w:r>
      <w:r w:rsidR="00BF15E1">
        <w:t>Don’t worry at all about formatting this viz, it’ll never be seen by the user. Once you’ve built this, you have a few options for publishing this worksheet for download:</w:t>
      </w:r>
    </w:p>
    <w:p w14:paraId="2A85293C" w14:textId="77777777" w:rsidR="00BF15E1" w:rsidRDefault="00BF15E1" w:rsidP="00BF15E1">
      <w:pPr>
        <w:pStyle w:val="ListParagraph"/>
        <w:numPr>
          <w:ilvl w:val="0"/>
          <w:numId w:val="21"/>
        </w:numPr>
      </w:pPr>
      <w:r>
        <w:t>Publish as a completely separate viz. This requires making sure that you have permissions properly configured.</w:t>
      </w:r>
    </w:p>
    <w:p w14:paraId="518B9E4A" w14:textId="77777777" w:rsidR="00BF15E1" w:rsidRDefault="00BF15E1" w:rsidP="00BF15E1">
      <w:pPr>
        <w:pStyle w:val="ListParagraph"/>
        <w:numPr>
          <w:ilvl w:val="0"/>
          <w:numId w:val="21"/>
        </w:numPr>
      </w:pPr>
      <w:r>
        <w:lastRenderedPageBreak/>
        <w:t xml:space="preserve">Publish as an additional view in the workbook, give it an appropriate name, and then you’d reference it as something like VIZ_CSV(myViz/DataForDownload). When using tabs this guarantees that you’ll have one extra tab, which is sometimes undesirable. </w:t>
      </w:r>
    </w:p>
    <w:p w14:paraId="74445F43" w14:textId="77777777" w:rsidR="00BF15E1" w:rsidRDefault="00BF15E1" w:rsidP="00BF15E1">
      <w:pPr>
        <w:pStyle w:val="ListParagraph"/>
        <w:numPr>
          <w:ilvl w:val="0"/>
          <w:numId w:val="21"/>
        </w:numPr>
      </w:pPr>
      <w:r>
        <w:t xml:space="preserve">Publish as an invisible (and hidden) sheet in a dashboard. In this case you’d name the sheet using the tip above so that </w:t>
      </w:r>
      <w:ins w:id="1129" w:author="Jonathan Drummey" w:date="2016-04-07T09:17:00Z">
        <w:r w:rsidR="00E07C8B">
          <w:t>the worksheet’s name</w:t>
        </w:r>
      </w:ins>
      <w:del w:id="1130" w:author="Jonathan Drummey" w:date="2016-04-07T09:17:00Z">
        <w:r>
          <w:delText>it</w:delText>
        </w:r>
      </w:del>
      <w:r>
        <w:t xml:space="preserve"> is first in the alphanumeric sort order</w:t>
      </w:r>
      <w:ins w:id="1131" w:author="Jonathan Drummey" w:date="2016-04-07T09:17:00Z">
        <w:r w:rsidR="00E07C8B">
          <w:t xml:space="preserve"> of all the worksheets in the dashboard</w:t>
        </w:r>
        <w:r w:rsidR="00FF7E25">
          <w:t>, then h</w:t>
        </w:r>
        <w:r>
          <w:t>ide</w:t>
        </w:r>
      </w:ins>
      <w:del w:id="1132" w:author="Jonathan Drummey" w:date="2016-04-07T09:17:00Z">
        <w:r>
          <w:delText>, Hide</w:delText>
        </w:r>
      </w:del>
      <w:r>
        <w:t xml:space="preserve"> the worksheet, and make it invisible in the dashboard. There are two ways to make it invisible:</w:t>
      </w:r>
    </w:p>
    <w:p w14:paraId="7E077A22" w14:textId="77777777" w:rsidR="00BF15E1" w:rsidRDefault="00BF15E1" w:rsidP="00BF15E1">
      <w:pPr>
        <w:pStyle w:val="ListParagraph"/>
        <w:numPr>
          <w:ilvl w:val="1"/>
          <w:numId w:val="21"/>
        </w:numPr>
      </w:pPr>
      <w:r>
        <w:t>Make the worksheet for download tiny and float some other element over the worksheet.</w:t>
      </w:r>
    </w:p>
    <w:p w14:paraId="7FE560A9" w14:textId="77777777" w:rsidR="00BF15E1" w:rsidRDefault="00BF15E1" w:rsidP="00BF15E1">
      <w:pPr>
        <w:pStyle w:val="ListParagraph"/>
        <w:numPr>
          <w:ilvl w:val="1"/>
          <w:numId w:val="21"/>
        </w:numPr>
      </w:pPr>
      <w:r>
        <w:t>Float the worksheet for download and then place it outside the borders of dashboard.</w:t>
      </w:r>
    </w:p>
    <w:p w14:paraId="1DBA2C68" w14:textId="77777777" w:rsidR="00BF15E1" w:rsidRPr="001D25FA" w:rsidRDefault="00BF15E1" w:rsidP="00BF15E1">
      <w:pPr>
        <w:ind w:left="720"/>
      </w:pPr>
      <w:r>
        <w:t>Then when VIZ_CSV(myViz/myDashboard) is called the worksheet for download will be the one referenced, and the data will be in the desired format.</w:t>
      </w:r>
    </w:p>
    <w:p w14:paraId="11979954" w14:textId="7B3E89D3" w:rsidR="00684552" w:rsidRDefault="00684552" w:rsidP="00BF15E1">
      <w:pPr>
        <w:pStyle w:val="Heading2"/>
      </w:pPr>
      <w:bookmarkStart w:id="1133" w:name="_Toc447638026"/>
      <w:bookmarkStart w:id="1134" w:name="_Toc447790191"/>
      <w:r>
        <w:t>My Emails aren’t Consolidating.</w:t>
      </w:r>
      <w:bookmarkEnd w:id="1133"/>
      <w:bookmarkEnd w:id="1134"/>
    </w:p>
    <w:p w14:paraId="01ADA5F0" w14:textId="5D17F5D3" w:rsidR="00684552" w:rsidRPr="00684552" w:rsidRDefault="00684552" w:rsidP="00684552">
      <w:r>
        <w:t xml:space="preserve">The </w:t>
      </w:r>
      <w:r w:rsidRPr="00684552">
        <w:rPr>
          <w:b/>
        </w:rPr>
        <w:t>“ Consolidate Email ~”</w:t>
      </w:r>
      <w:r>
        <w:t xml:space="preserve"> field has to be present in your trigger view and must have the leading space. In addition each set of rows that you want to consolidate must have the same Subject, From, To, CC, and BCC fields. Make sure there aren’t any leading or trailing spaces that are causing those fields to be subtly (and perhaps invisibly) different.</w:t>
      </w:r>
    </w:p>
    <w:p w14:paraId="2CDA0A2E" w14:textId="293A6342" w:rsidR="004A0769" w:rsidRDefault="00684552" w:rsidP="00BF15E1">
      <w:pPr>
        <w:pStyle w:val="Heading2"/>
      </w:pPr>
      <w:bookmarkStart w:id="1135" w:name="_Toc447638027"/>
      <w:bookmarkStart w:id="1136" w:name="_Toc447790192"/>
      <w:r>
        <w:t xml:space="preserve">My </w:t>
      </w:r>
      <w:r w:rsidR="00BF15E1">
        <w:t>PDFs aren’t Merging</w:t>
      </w:r>
      <w:r>
        <w:t>.</w:t>
      </w:r>
      <w:bookmarkEnd w:id="1135"/>
      <w:bookmarkEnd w:id="1136"/>
    </w:p>
    <w:p w14:paraId="2C405BE4" w14:textId="044DC0D9" w:rsidR="00684552" w:rsidRDefault="00BF15E1" w:rsidP="00BF15E1">
      <w:r>
        <w:t xml:space="preserve">If the PDFs aren’t merging then </w:t>
      </w:r>
      <w:r w:rsidR="00684552">
        <w:t xml:space="preserve">you need to check each VIZ_PDF() content reference to make sure each includes </w:t>
      </w:r>
      <w:r w:rsidR="00B67CDE">
        <w:t xml:space="preserve">both </w:t>
      </w:r>
      <w:r w:rsidR="00684552">
        <w:t>the following arguments:</w:t>
      </w:r>
    </w:p>
    <w:p w14:paraId="37FC9354" w14:textId="7D53C41D" w:rsidR="00684552" w:rsidRDefault="00684552" w:rsidP="00684552">
      <w:pPr>
        <w:pStyle w:val="ListParagraph"/>
        <w:numPr>
          <w:ilvl w:val="0"/>
          <w:numId w:val="27"/>
        </w:numPr>
      </w:pPr>
      <w:r w:rsidRPr="00684552">
        <w:rPr>
          <w:b/>
        </w:rPr>
        <w:t>|filename=[filename]</w:t>
      </w:r>
      <w:r>
        <w:t xml:space="preserve"> where all the [filename] references are the same</w:t>
      </w:r>
    </w:p>
    <w:p w14:paraId="3ACCE3DA" w14:textId="5B98E7C8" w:rsidR="00684552" w:rsidRDefault="00684552" w:rsidP="00684552">
      <w:pPr>
        <w:pStyle w:val="ListParagraph"/>
        <w:numPr>
          <w:ilvl w:val="0"/>
          <w:numId w:val="27"/>
        </w:numPr>
        <w:rPr>
          <w:ins w:id="1137" w:author="Jonathan Drummey" w:date="2016-04-07T10:35:00Z"/>
          <w:b/>
        </w:rPr>
      </w:pPr>
      <w:r w:rsidRPr="00684552">
        <w:rPr>
          <w:b/>
        </w:rPr>
        <w:t>|mergepdf</w:t>
      </w:r>
    </w:p>
    <w:p w14:paraId="5CAB61D8" w14:textId="77777777" w:rsidR="0019772A" w:rsidRPr="0019772A" w:rsidRDefault="0019772A" w:rsidP="0019772A">
      <w:pPr>
        <w:rPr>
          <w:b/>
          <w:rPrChange w:id="1138" w:author="Jonathan Drummey" w:date="2016-04-07T10:35:00Z">
            <w:rPr/>
          </w:rPrChange>
        </w:rPr>
        <w:pPrChange w:id="1139" w:author="Jonathan Drummey" w:date="2016-04-07T10:35:00Z">
          <w:pPr>
            <w:pStyle w:val="ListParagraph"/>
            <w:numPr>
              <w:numId w:val="27"/>
            </w:numPr>
            <w:ind w:hanging="360"/>
          </w:pPr>
        </w:pPrChange>
      </w:pPr>
    </w:p>
    <w:p w14:paraId="6FC1A640" w14:textId="6A960650" w:rsidR="000D68C1" w:rsidRDefault="000D68C1" w:rsidP="000D68C1">
      <w:pPr>
        <w:pStyle w:val="Heading2"/>
        <w:rPr>
          <w:ins w:id="1140" w:author="Jonathan Drummey" w:date="2016-04-07T09:17:00Z"/>
        </w:rPr>
      </w:pPr>
      <w:bookmarkStart w:id="1141" w:name="_Toc447638028"/>
      <w:bookmarkStart w:id="1142" w:name="_Toc447790193"/>
      <w:ins w:id="1143" w:author="Jonathan Drummey" w:date="2016-04-07T09:17:00Z">
        <w:r>
          <w:t>I’</w:t>
        </w:r>
        <w:r w:rsidR="00CC547D">
          <w:t>m getting too few emails, it looks l</w:t>
        </w:r>
        <w:r>
          <w:t>ike they are Over-Consolidating.</w:t>
        </w:r>
        <w:bookmarkEnd w:id="1141"/>
        <w:bookmarkEnd w:id="1142"/>
      </w:ins>
    </w:p>
    <w:p w14:paraId="272962F9" w14:textId="17341C0D" w:rsidR="00443EBC" w:rsidRDefault="00617168" w:rsidP="000D68C1">
      <w:pPr>
        <w:rPr>
          <w:ins w:id="1144" w:author="Jonathan Drummey" w:date="2016-04-07T09:17:00Z"/>
        </w:rPr>
      </w:pPr>
      <w:ins w:id="1145" w:author="Jonathan Drummey" w:date="2016-04-07T09:17:00Z">
        <w:r>
          <w:t>If you set up a view like this to generate 3 emails, one for each customer Segment:</w:t>
        </w:r>
      </w:ins>
    </w:p>
    <w:p w14:paraId="2C2C4BCE" w14:textId="43D26CAA" w:rsidR="00617168" w:rsidRDefault="00617168" w:rsidP="000D68C1">
      <w:pPr>
        <w:rPr>
          <w:ins w:id="1146" w:author="Jonathan Drummey" w:date="2016-04-07T09:17:00Z"/>
        </w:rPr>
      </w:pPr>
      <w:ins w:id="1147" w:author="Jonathan Drummey" w:date="2016-04-07T09:17:00Z">
        <w:r w:rsidRPr="00617168">
          <w:rPr>
            <w:noProof/>
          </w:rPr>
          <w:drawing>
            <wp:inline distT="0" distB="0" distL="0" distR="0" wp14:anchorId="7A9F8328" wp14:editId="011CC48D">
              <wp:extent cx="5509452" cy="11689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513509" cy="1169854"/>
                      </a:xfrm>
                      <a:prstGeom prst="rect">
                        <a:avLst/>
                      </a:prstGeom>
                    </pic:spPr>
                  </pic:pic>
                </a:graphicData>
              </a:graphic>
            </wp:inline>
          </w:drawing>
        </w:r>
      </w:ins>
    </w:p>
    <w:p w14:paraId="010F23E7" w14:textId="3FDCB35B" w:rsidR="00617168" w:rsidRDefault="00617168" w:rsidP="000D68C1">
      <w:pPr>
        <w:rPr>
          <w:ins w:id="1148" w:author="Jonathan Drummey" w:date="2016-04-07T09:17:00Z"/>
        </w:rPr>
      </w:pPr>
      <w:ins w:id="1149" w:author="Jonathan Drummey" w:date="2016-04-07T09:17:00Z">
        <w:r>
          <w:t>You’re only going to get one email of the trigger view:</w:t>
        </w:r>
      </w:ins>
    </w:p>
    <w:p w14:paraId="5839E395" w14:textId="6D210A55" w:rsidR="00617168" w:rsidRDefault="00617168" w:rsidP="000D68C1">
      <w:pPr>
        <w:rPr>
          <w:ins w:id="1150" w:author="Jonathan Drummey" w:date="2016-04-07T09:17:00Z"/>
        </w:rPr>
      </w:pPr>
      <w:ins w:id="1151" w:author="Jonathan Drummey" w:date="2016-04-07T09:17:00Z">
        <w:r w:rsidRPr="00617168">
          <w:rPr>
            <w:noProof/>
          </w:rPr>
          <w:lastRenderedPageBreak/>
          <w:drawing>
            <wp:inline distT="0" distB="0" distL="0" distR="0" wp14:anchorId="279640E3" wp14:editId="4A440E6B">
              <wp:extent cx="5925377" cy="2543530"/>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25377" cy="2543530"/>
                      </a:xfrm>
                      <a:prstGeom prst="rect">
                        <a:avLst/>
                      </a:prstGeom>
                    </pic:spPr>
                  </pic:pic>
                </a:graphicData>
              </a:graphic>
            </wp:inline>
          </w:drawing>
        </w:r>
      </w:ins>
    </w:p>
    <w:p w14:paraId="67C0B39E" w14:textId="6CFC83ED" w:rsidR="00617168" w:rsidRDefault="00617168" w:rsidP="000D68C1">
      <w:pPr>
        <w:rPr>
          <w:ins w:id="1152" w:author="Jonathan Drummey" w:date="2016-04-07T09:17:00Z"/>
        </w:rPr>
      </w:pPr>
      <w:ins w:id="1153" w:author="Jonathan Drummey" w:date="2016-04-07T09:17:00Z">
        <w:r>
          <w:t>The reason why is that VizAlerts ignores all fields in the trigger viz except for the Email… fields, so effectively there’s only one row to be emailed:</w:t>
        </w:r>
      </w:ins>
    </w:p>
    <w:p w14:paraId="14CB4B3F" w14:textId="0233D445" w:rsidR="00617168" w:rsidRDefault="00617168" w:rsidP="000D68C1">
      <w:pPr>
        <w:rPr>
          <w:ins w:id="1154" w:author="Jonathan Drummey" w:date="2016-04-07T09:17:00Z"/>
        </w:rPr>
      </w:pPr>
      <w:ins w:id="1155" w:author="Jonathan Drummey" w:date="2016-04-07T09:17:00Z">
        <w:r w:rsidRPr="00617168">
          <w:rPr>
            <w:noProof/>
          </w:rPr>
          <w:drawing>
            <wp:inline distT="0" distB="0" distL="0" distR="0" wp14:anchorId="19630601" wp14:editId="06EA0AEB">
              <wp:extent cx="4944165" cy="77163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944165" cy="771633"/>
                      </a:xfrm>
                      <a:prstGeom prst="rect">
                        <a:avLst/>
                      </a:prstGeom>
                    </pic:spPr>
                  </pic:pic>
                </a:graphicData>
              </a:graphic>
            </wp:inline>
          </w:drawing>
        </w:r>
      </w:ins>
    </w:p>
    <w:p w14:paraId="2E5E123C" w14:textId="534C2553" w:rsidR="00617168" w:rsidRDefault="00617168" w:rsidP="000D68C1">
      <w:pPr>
        <w:rPr>
          <w:ins w:id="1156" w:author="Jonathan Drummey" w:date="2016-04-07T09:17:00Z"/>
        </w:rPr>
      </w:pPr>
      <w:ins w:id="1157" w:author="Jonathan Drummey" w:date="2016-04-07T09:17:00Z">
        <w:r>
          <w:t>The solution is to make the Email Subject * or Email Body * fields include the Segment or another field that will make them unique and generate the multiple emails.</w:t>
        </w:r>
      </w:ins>
    </w:p>
    <w:p w14:paraId="249C85E0" w14:textId="77777777" w:rsidR="00774C59" w:rsidRDefault="00774C59" w:rsidP="00684552">
      <w:pPr>
        <w:rPr>
          <w:del w:id="1158" w:author="Jonathan Drummey" w:date="2016-04-07T09:17:00Z"/>
        </w:rPr>
      </w:pPr>
    </w:p>
    <w:p w14:paraId="1400C451" w14:textId="498FE16F" w:rsidR="00684552" w:rsidRDefault="00774C59" w:rsidP="00774C59">
      <w:pPr>
        <w:pStyle w:val="Heading2"/>
      </w:pPr>
      <w:bookmarkStart w:id="1159" w:name="_Toc447638029"/>
      <w:bookmarkStart w:id="1160" w:name="_Toc447790194"/>
      <w:r>
        <w:t>Inline and/or Appended Attachments aren’t showing up in my email.</w:t>
      </w:r>
      <w:bookmarkEnd w:id="1159"/>
      <w:bookmarkEnd w:id="1160"/>
    </w:p>
    <w:p w14:paraId="26774C9F" w14:textId="45E7B455" w:rsidR="00774C59" w:rsidRDefault="00774C59" w:rsidP="00774C59">
      <w:r>
        <w:t>There are a couple of tests you can run here:</w:t>
      </w:r>
    </w:p>
    <w:p w14:paraId="07A2E227" w14:textId="74EC8A9A" w:rsidR="00774C59" w:rsidRDefault="00774C59" w:rsidP="00774C59">
      <w:pPr>
        <w:pStyle w:val="ListParagraph"/>
        <w:numPr>
          <w:ilvl w:val="0"/>
          <w:numId w:val="29"/>
        </w:numPr>
        <w:rPr>
          <w:ins w:id="1161" w:author="Jonathan Drummey" w:date="2016-04-07T09:22:00Z"/>
        </w:rPr>
      </w:pPr>
      <w:r>
        <w:t>Try running the VizAlertsDemo tests and see if they work. If they do, then your content references are incorrect in some way and need to be checked.</w:t>
      </w:r>
      <w:ins w:id="1162" w:author="Jonathan Drummey" w:date="2016-04-07T09:22:00Z">
        <w:r w:rsidR="00D26832">
          <w:t xml:space="preserve"> Here are some things to look at:</w:t>
        </w:r>
      </w:ins>
    </w:p>
    <w:p w14:paraId="19628DF4" w14:textId="4D4D47FF" w:rsidR="00D26832" w:rsidRDefault="00D26832" w:rsidP="00D26832">
      <w:pPr>
        <w:pStyle w:val="ListParagraph"/>
        <w:numPr>
          <w:ilvl w:val="1"/>
          <w:numId w:val="29"/>
        </w:numPr>
        <w:rPr>
          <w:ins w:id="1163" w:author="Jonathan Drummey" w:date="2016-04-07T09:22:00Z"/>
        </w:rPr>
        <w:pPrChange w:id="1164" w:author="Jonathan Drummey" w:date="2016-04-07T09:22:00Z">
          <w:pPr>
            <w:pStyle w:val="ListParagraph"/>
            <w:numPr>
              <w:numId w:val="29"/>
            </w:numPr>
            <w:ind w:hanging="360"/>
          </w:pPr>
        </w:pPrChange>
      </w:pPr>
      <w:ins w:id="1165" w:author="Jonathan Drummey" w:date="2016-04-07T09:22:00Z">
        <w:r>
          <w:t xml:space="preserve">For any type of attachment, verify that the reference to your viz is accurate. The best way to try that out is to copy the workbook/viewname (with any URL parameters) and then try it out in Tableau in the format </w:t>
        </w:r>
      </w:ins>
      <w:ins w:id="1166" w:author="Jonathan Drummey" w:date="2016-04-07T09:23:00Z">
        <w:r>
          <w:fldChar w:fldCharType="begin"/>
        </w:r>
        <w:r>
          <w:instrText xml:space="preserve"> HYPERLINK "</w:instrText>
        </w:r>
      </w:ins>
      <w:ins w:id="1167" w:author="Jonathan Drummey" w:date="2016-04-07T09:22:00Z">
        <w:r>
          <w:instrText>http://yourTableauServer/views/workbook/viewname</w:instrText>
        </w:r>
      </w:ins>
      <w:ins w:id="1168" w:author="Jonathan Drummey" w:date="2016-04-07T09:23:00Z">
        <w:r>
          <w:instrText xml:space="preserve">" </w:instrText>
        </w:r>
        <w:r>
          <w:fldChar w:fldCharType="separate"/>
        </w:r>
      </w:ins>
      <w:ins w:id="1169" w:author="Jonathan Drummey" w:date="2016-04-07T09:22:00Z">
        <w:r w:rsidRPr="004C2E5B">
          <w:rPr>
            <w:rStyle w:val="Hyperlink"/>
          </w:rPr>
          <w:t>http://yourTableauServer/views/workbook/viewname</w:t>
        </w:r>
      </w:ins>
      <w:ins w:id="1170" w:author="Jonathan Drummey" w:date="2016-04-07T09:23:00Z">
        <w:r>
          <w:fldChar w:fldCharType="end"/>
        </w:r>
      </w:ins>
      <w:ins w:id="1171" w:author="Jonathan Drummey" w:date="2016-04-07T09:22:00Z">
        <w:r>
          <w:t>.</w:t>
        </w:r>
      </w:ins>
    </w:p>
    <w:p w14:paraId="6794F49B" w14:textId="674518EF" w:rsidR="00D26832" w:rsidRDefault="00D26832" w:rsidP="00D26832">
      <w:pPr>
        <w:pStyle w:val="ListParagraph"/>
        <w:numPr>
          <w:ilvl w:val="1"/>
          <w:numId w:val="29"/>
        </w:numPr>
        <w:rPr>
          <w:ins w:id="1172" w:author="Jonathan Drummey" w:date="2016-04-07T09:24:00Z"/>
        </w:rPr>
        <w:pPrChange w:id="1173" w:author="Jonathan Drummey" w:date="2016-04-07T09:22:00Z">
          <w:pPr>
            <w:pStyle w:val="ListParagraph"/>
            <w:numPr>
              <w:numId w:val="29"/>
            </w:numPr>
            <w:ind w:hanging="360"/>
          </w:pPr>
        </w:pPrChange>
      </w:pPr>
      <w:ins w:id="1174" w:author="Jonathan Drummey" w:date="2016-04-07T09:23:00Z">
        <w:r>
          <w:t xml:space="preserve">Note that even though your workbook or view name might have spaces </w:t>
        </w:r>
      </w:ins>
      <w:ins w:id="1175" w:author="Jonathan Drummey" w:date="2016-04-07T09:24:00Z">
        <w:r>
          <w:t xml:space="preserve">in Tableau Desktop </w:t>
        </w:r>
      </w:ins>
      <w:ins w:id="1176" w:author="Jonathan Drummey" w:date="2016-04-07T09:23:00Z">
        <w:r>
          <w:t xml:space="preserve">like </w:t>
        </w:r>
      </w:ins>
      <w:ins w:id="1177" w:author="Jonathan Drummey" w:date="2016-04-07T09:24:00Z">
        <w:r>
          <w:t>“Physician Productivity Dashboard” the name on Tableau Server will have the spaces removed, so it’s “PhysicianProductivityDashboard”.</w:t>
        </w:r>
      </w:ins>
    </w:p>
    <w:p w14:paraId="07C68E13" w14:textId="6A8720E7" w:rsidR="00D26832" w:rsidRDefault="00D26832" w:rsidP="00D26832">
      <w:pPr>
        <w:pStyle w:val="ListParagraph"/>
        <w:numPr>
          <w:ilvl w:val="1"/>
          <w:numId w:val="29"/>
        </w:numPr>
        <w:pPrChange w:id="1178" w:author="Jonathan Drummey" w:date="2016-04-07T09:22:00Z">
          <w:pPr>
            <w:pStyle w:val="ListParagraph"/>
            <w:numPr>
              <w:numId w:val="29"/>
            </w:numPr>
            <w:ind w:hanging="360"/>
          </w:pPr>
        </w:pPrChange>
      </w:pPr>
      <w:ins w:id="1179" w:author="Jonathan Drummey" w:date="2016-04-07T09:24:00Z">
        <w:r>
          <w:t xml:space="preserve">For appended attachments the </w:t>
        </w:r>
      </w:ins>
      <w:ins w:id="1180" w:author="Jonathan Drummey" w:date="2016-04-07T09:25:00Z">
        <w:r>
          <w:t xml:space="preserve">“ </w:t>
        </w:r>
      </w:ins>
      <w:ins w:id="1181" w:author="Jonathan Drummey" w:date="2016-04-07T09:24:00Z">
        <w:r>
          <w:t>Email Attachment ~</w:t>
        </w:r>
      </w:ins>
      <w:ins w:id="1182" w:author="Jonathan Drummey" w:date="2016-04-07T09:25:00Z">
        <w:r>
          <w:t>”</w:t>
        </w:r>
      </w:ins>
      <w:ins w:id="1183" w:author="Jonathan Drummey" w:date="2016-04-07T09:24:00Z">
        <w:r>
          <w:t xml:space="preserve"> field needs to be in the trigger view and have a leading space.</w:t>
        </w:r>
      </w:ins>
    </w:p>
    <w:p w14:paraId="085F1E9C" w14:textId="5C956947" w:rsidR="00774C59" w:rsidRDefault="00774C59" w:rsidP="00684552">
      <w:pPr>
        <w:pStyle w:val="ListParagraph"/>
        <w:numPr>
          <w:ilvl w:val="0"/>
          <w:numId w:val="29"/>
        </w:numPr>
        <w:rPr>
          <w:ins w:id="1184" w:author="Jonathan Drummey" w:date="2016-04-07T10:35:00Z"/>
        </w:rPr>
      </w:pPr>
      <w:r>
        <w:t xml:space="preserve">If the attachment tests for the VizAlertsDemo aren’t showing up in your email, then try checking your email via a different application or device, and try running the tests again to a different email address on a different server. VizAlerts has been tested on a variety of applications and devices (Exchange Server, Apple Mail, iPhones, web browser, Outlook, etc.) but may be missing yours. If you are still having issues with certain application/device combinations then please submit a bug at </w:t>
      </w:r>
      <w:r w:rsidR="00D26832">
        <w:fldChar w:fldCharType="begin"/>
      </w:r>
      <w:r w:rsidR="00D26832">
        <w:instrText xml:space="preserve"> HYPERLINK "https://github.com/tableau/VizAlerts" </w:instrText>
      </w:r>
      <w:r w:rsidR="00D26832">
        <w:fldChar w:fldCharType="separate"/>
      </w:r>
      <w:r w:rsidRPr="008D635F">
        <w:rPr>
          <w:rStyle w:val="Hyperlink"/>
        </w:rPr>
        <w:t>https://github.com/tableau/VizAlerts</w:t>
      </w:r>
      <w:r w:rsidR="00D26832">
        <w:rPr>
          <w:rStyle w:val="Hyperlink"/>
        </w:rPr>
        <w:fldChar w:fldCharType="end"/>
      </w:r>
      <w:r>
        <w:t>.</w:t>
      </w:r>
    </w:p>
    <w:p w14:paraId="1B7C2109" w14:textId="77777777" w:rsidR="0019772A" w:rsidRDefault="0019772A" w:rsidP="0019772A">
      <w:pPr>
        <w:rPr>
          <w:ins w:id="1185" w:author="Jonathan Drummey" w:date="2016-04-07T10:35:00Z"/>
        </w:rPr>
        <w:pPrChange w:id="1186" w:author="Jonathan Drummey" w:date="2016-04-07T10:35:00Z">
          <w:pPr>
            <w:pStyle w:val="ListParagraph"/>
            <w:numPr>
              <w:numId w:val="29"/>
            </w:numPr>
            <w:ind w:hanging="360"/>
          </w:pPr>
        </w:pPrChange>
      </w:pPr>
    </w:p>
    <w:p w14:paraId="6C69EA22" w14:textId="61BAE8E8" w:rsidR="0019772A" w:rsidRDefault="0019772A" w:rsidP="0019772A">
      <w:pPr>
        <w:pStyle w:val="Heading2"/>
        <w:rPr>
          <w:ins w:id="1187" w:author="Jonathan Drummey" w:date="2016-04-07T10:36:00Z"/>
        </w:rPr>
        <w:pPrChange w:id="1188" w:author="Jonathan Drummey" w:date="2016-04-07T10:36:00Z">
          <w:pPr>
            <w:pStyle w:val="ListParagraph"/>
            <w:numPr>
              <w:numId w:val="29"/>
            </w:numPr>
            <w:ind w:hanging="360"/>
          </w:pPr>
        </w:pPrChange>
      </w:pPr>
      <w:bookmarkStart w:id="1189" w:name="_Toc447790195"/>
      <w:ins w:id="1190" w:author="Jonathan Drummey" w:date="2016-04-07T10:35:00Z">
        <w:r>
          <w:t>My files aren’t exporting.</w:t>
        </w:r>
      </w:ins>
      <w:bookmarkEnd w:id="1189"/>
    </w:p>
    <w:p w14:paraId="4E4DFD8A" w14:textId="0FE931A7" w:rsidR="0019772A" w:rsidRDefault="0019772A" w:rsidP="0019772A">
      <w:pPr>
        <w:rPr>
          <w:ins w:id="1191" w:author="Jonathan Drummey" w:date="2016-04-07T10:36:00Z"/>
        </w:rPr>
        <w:pPrChange w:id="1192" w:author="Jonathan Drummey" w:date="2016-04-07T10:36:00Z">
          <w:pPr>
            <w:pStyle w:val="ListParagraph"/>
            <w:numPr>
              <w:numId w:val="29"/>
            </w:numPr>
            <w:ind w:hanging="360"/>
          </w:pPr>
        </w:pPrChange>
      </w:pPr>
      <w:ins w:id="1193" w:author="Jonathan Drummey" w:date="2016-04-07T10:36:00Z">
        <w:r>
          <w:t>If you are getting errors on file exports then work with your Tableau admin to resolve them, they are most likely due to lack of permissions or a different configuration of VizAlerts than you were expecting.</w:t>
        </w:r>
      </w:ins>
    </w:p>
    <w:p w14:paraId="4D62A48E" w14:textId="2CC73307" w:rsidR="0019772A" w:rsidRPr="0019772A" w:rsidDel="0019772A" w:rsidRDefault="0019772A" w:rsidP="0019772A">
      <w:pPr>
        <w:rPr>
          <w:del w:id="1194" w:author="Jonathan Drummey" w:date="2016-04-07T10:37:00Z"/>
          <w:rPrChange w:id="1195" w:author="Jonathan Drummey" w:date="2016-04-07T10:36:00Z">
            <w:rPr>
              <w:del w:id="1196" w:author="Jonathan Drummey" w:date="2016-04-07T10:37:00Z"/>
            </w:rPr>
          </w:rPrChange>
        </w:rPr>
        <w:pPrChange w:id="1197" w:author="Jonathan Drummey" w:date="2016-04-07T10:36:00Z">
          <w:pPr>
            <w:pStyle w:val="ListParagraph"/>
            <w:numPr>
              <w:numId w:val="29"/>
            </w:numPr>
            <w:ind w:hanging="360"/>
          </w:pPr>
        </w:pPrChange>
      </w:pPr>
    </w:p>
    <w:p w14:paraId="66158079" w14:textId="6B17400E" w:rsidR="00684552" w:rsidRDefault="00684552" w:rsidP="00684552">
      <w:pPr>
        <w:pStyle w:val="Heading1"/>
      </w:pPr>
      <w:bookmarkStart w:id="1198" w:name="_Toc447638030"/>
      <w:bookmarkStart w:id="1199" w:name="_Toc447790196"/>
      <w:r>
        <w:t>Getting VizAlerts Help</w:t>
      </w:r>
      <w:bookmarkEnd w:id="1198"/>
      <w:bookmarkEnd w:id="1199"/>
    </w:p>
    <w:p w14:paraId="7C781709" w14:textId="133AAF55" w:rsidR="00684552" w:rsidRDefault="0040188B" w:rsidP="00684552">
      <w:r>
        <w:t>First of all, check with your local Tableau Server Admin and any local documentation that might exist. After that, t</w:t>
      </w:r>
      <w:r w:rsidR="00684552">
        <w:t>he center for all things VizAlerts is</w:t>
      </w:r>
      <w:r w:rsidR="00774C59">
        <w:t xml:space="preserve"> the VizAlerts G</w:t>
      </w:r>
      <w:r>
        <w:t>roup on the Tableau Community</w:t>
      </w:r>
      <w:r w:rsidR="00684552">
        <w:t xml:space="preserve"> </w:t>
      </w:r>
      <w:r w:rsidR="00D26832">
        <w:fldChar w:fldCharType="begin"/>
      </w:r>
      <w:r w:rsidR="00D26832">
        <w:instrText xml:space="preserve"> HYPERLINK "https://community.tableau.com/groups/tableau-server-email-alert-testing-feedbac" </w:instrText>
      </w:r>
      <w:r w:rsidR="00D26832">
        <w:fldChar w:fldCharType="separate"/>
      </w:r>
      <w:r w:rsidRPr="008D635F">
        <w:rPr>
          <w:rStyle w:val="Hyperlink"/>
        </w:rPr>
        <w:t>https://community.tableau.com/groups/tableau-server-email-alert-testing-feedbac</w:t>
      </w:r>
      <w:r w:rsidR="00D26832">
        <w:rPr>
          <w:rStyle w:val="Hyperlink"/>
        </w:rPr>
        <w:fldChar w:fldCharType="end"/>
      </w:r>
      <w:r>
        <w:t>.</w:t>
      </w:r>
      <w:r w:rsidR="00774C59">
        <w:t xml:space="preserve"> </w:t>
      </w:r>
    </w:p>
    <w:p w14:paraId="298F107C" w14:textId="77777777" w:rsidR="00BE749A" w:rsidRDefault="00BE749A" w:rsidP="00684552"/>
    <w:p w14:paraId="593ECC97" w14:textId="593BB4BD" w:rsidR="00684552" w:rsidRDefault="00684552" w:rsidP="00684552">
      <w:pPr>
        <w:pStyle w:val="Heading1"/>
      </w:pPr>
      <w:bookmarkStart w:id="1200" w:name="_Toc447638031"/>
      <w:bookmarkStart w:id="1201" w:name="_Toc447790197"/>
      <w:r>
        <w:lastRenderedPageBreak/>
        <w:t>Contributing to VizAlerts</w:t>
      </w:r>
      <w:bookmarkEnd w:id="1200"/>
      <w:bookmarkEnd w:id="1201"/>
    </w:p>
    <w:p w14:paraId="6291A879" w14:textId="5370CDAC" w:rsidR="00684552" w:rsidRDefault="00BE749A" w:rsidP="00684552">
      <w:r>
        <w:t xml:space="preserve">VizAlerts is an open source project distributed under the MIT License. </w:t>
      </w:r>
      <w:r w:rsidR="00684552">
        <w:t>If you’d like to contribute ideas or code to VizAlerts, please</w:t>
      </w:r>
      <w:r w:rsidR="0040188B">
        <w:t xml:space="preserve"> visit the VizAlerts GitHub site at </w:t>
      </w:r>
      <w:r w:rsidR="00D26832">
        <w:fldChar w:fldCharType="begin"/>
      </w:r>
      <w:r w:rsidR="00D26832">
        <w:instrText xml:space="preserve"> HYPERLINK "https://github.com/tableau/VizAlerts" </w:instrText>
      </w:r>
      <w:r w:rsidR="00D26832">
        <w:fldChar w:fldCharType="separate"/>
      </w:r>
      <w:r w:rsidR="0040188B" w:rsidRPr="008D635F">
        <w:rPr>
          <w:rStyle w:val="Hyperlink"/>
        </w:rPr>
        <w:t>https://github.com/tableau/VizAlerts</w:t>
      </w:r>
      <w:r w:rsidR="00D26832">
        <w:rPr>
          <w:rStyle w:val="Hyperlink"/>
        </w:rPr>
        <w:fldChar w:fldCharType="end"/>
      </w:r>
      <w:r w:rsidR="0040188B">
        <w:t xml:space="preserve">. </w:t>
      </w:r>
    </w:p>
    <w:sectPr w:rsidR="00684552" w:rsidSect="00C6342D">
      <w:headerReference w:type="default" r:id="rId54"/>
      <w:footerReference w:type="default" r:id="rId55"/>
      <w:type w:val="nextPage"/>
      <w:pgSz w:w="12240" w:h="15840"/>
      <w:pgMar w:top="1440" w:right="1440" w:bottom="1440" w:left="1440" w:header="720" w:footer="720" w:gutter="0"/>
      <w:cols w:space="720"/>
      <w:docGrid w:linePitch="360"/>
      <w:sectPrChange w:id="1202" w:author="Jonathan Drummey" w:date="2016-04-07T09:17:00Z">
        <w:sectPr w:rsidR="00684552" w:rsidSect="00C6342D">
          <w:type w:val="continuous"/>
          <w:pgMar w:top="1440" w:right="1440" w:bottom="1440" w:left="1440" w:header="720" w:footer="720" w:gutter="0"/>
        </w:sectPr>
      </w:sectPrChang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94" w:author="Matthew Coles" w:date="2016-03-30T13:51:00Z" w:initials="MC">
    <w:p w14:paraId="1FED7C0E" w14:textId="5758C70A" w:rsidR="00D26832" w:rsidRDefault="00D26832">
      <w:pPr>
        <w:pStyle w:val="CommentText"/>
      </w:pPr>
      <w:r>
        <w:rPr>
          <w:rStyle w:val="CommentReference"/>
        </w:rPr>
        <w:annotationRef/>
      </w:r>
      <w:r>
        <w:t>Are content references case-sensitive? (I think VIZ_IMAGE() is/was). Either way we should note that here.</w:t>
      </w:r>
    </w:p>
  </w:comment>
  <w:comment w:id="714" w:author="Matthew Coles" w:date="2016-03-30T15:48:00Z" w:initials="MC">
    <w:p w14:paraId="674EECAC" w14:textId="3654D113" w:rsidR="00D26832" w:rsidRDefault="00D26832">
      <w:pPr>
        <w:pStyle w:val="CommentText"/>
      </w:pPr>
      <w:r>
        <w:rPr>
          <w:rStyle w:val="CommentReference"/>
        </w:rPr>
        <w:annotationRef/>
      </w:r>
      <w:r>
        <w:t>Does this mean the name of the View? Or the Workbook/View? Or is the text of the link just going to be the link itself?</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FED7C0E" w15:done="0"/>
  <w15:commentEx w15:paraId="674EECA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72AB40" w14:textId="77777777" w:rsidR="00D26832" w:rsidRDefault="00D26832" w:rsidP="00404162">
      <w:r>
        <w:separator/>
      </w:r>
    </w:p>
  </w:endnote>
  <w:endnote w:type="continuationSeparator" w:id="0">
    <w:p w14:paraId="18D6AAFB" w14:textId="77777777" w:rsidR="00D26832" w:rsidRDefault="00D26832" w:rsidP="00404162">
      <w:r>
        <w:continuationSeparator/>
      </w:r>
    </w:p>
  </w:endnote>
  <w:endnote w:type="continuationNotice" w:id="1">
    <w:p w14:paraId="7ED21F86" w14:textId="77777777" w:rsidR="00D26832" w:rsidRDefault="00D2683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9996857"/>
      <w:docPartObj>
        <w:docPartGallery w:val="Page Numbers (Bottom of Page)"/>
        <w:docPartUnique/>
      </w:docPartObj>
    </w:sdtPr>
    <w:sdtEndPr>
      <w:rPr>
        <w:noProof/>
      </w:rPr>
    </w:sdtEndPr>
    <w:sdtContent>
      <w:p w14:paraId="124062F2" w14:textId="77777777" w:rsidR="00D26832" w:rsidRDefault="00D26832" w:rsidP="00404162">
        <w:pPr>
          <w:pStyle w:val="Footer"/>
        </w:pPr>
        <w:r>
          <w:fldChar w:fldCharType="begin"/>
        </w:r>
        <w:r>
          <w:instrText xml:space="preserve"> PAGE   \* MERGEFORMAT </w:instrText>
        </w:r>
        <w:r>
          <w:fldChar w:fldCharType="separate"/>
        </w:r>
        <w:r w:rsidR="00C96C9C">
          <w:rPr>
            <w:noProof/>
          </w:rPr>
          <w:t>3</w:t>
        </w:r>
        <w:r>
          <w:rPr>
            <w:noProof/>
          </w:rPr>
          <w:fldChar w:fldCharType="end"/>
        </w:r>
      </w:p>
    </w:sdtContent>
  </w:sdt>
  <w:p w14:paraId="4B209669" w14:textId="77777777" w:rsidR="00D26832" w:rsidRDefault="00D26832" w:rsidP="004041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DA88CB" w14:textId="77777777" w:rsidR="00D26832" w:rsidRDefault="00D26832" w:rsidP="00404162">
      <w:r>
        <w:separator/>
      </w:r>
    </w:p>
  </w:footnote>
  <w:footnote w:type="continuationSeparator" w:id="0">
    <w:p w14:paraId="356D3AD6" w14:textId="77777777" w:rsidR="00D26832" w:rsidRDefault="00D26832" w:rsidP="00404162">
      <w:r>
        <w:continuationSeparator/>
      </w:r>
    </w:p>
  </w:footnote>
  <w:footnote w:type="continuationNotice" w:id="1">
    <w:p w14:paraId="419E57AA" w14:textId="77777777" w:rsidR="00D26832" w:rsidRDefault="00D26832">
      <w:pPr>
        <w:spacing w:after="0" w:line="240" w:lineRule="auto"/>
      </w:pPr>
    </w:p>
  </w:footnote>
  <w:footnote w:id="2">
    <w:p w14:paraId="430B5F07" w14:textId="718AFDCA" w:rsidR="00D26832" w:rsidRPr="00D26832" w:rsidRDefault="00D26832">
      <w:pPr>
        <w:pStyle w:val="FootnoteText"/>
        <w:rPr>
          <w:rPrChange w:id="354" w:author="Jonathan Drummey" w:date="2016-04-07T09:26:00Z">
            <w:rPr/>
          </w:rPrChange>
        </w:rPr>
      </w:pPr>
      <w:ins w:id="355" w:author="Matthew Coles" w:date="2016-03-30T13:24:00Z">
        <w:r>
          <w:rPr>
            <w:rStyle w:val="FootnoteReference"/>
          </w:rPr>
          <w:t>*</w:t>
        </w:r>
      </w:ins>
      <w:ins w:id="356" w:author="Matthew Coles" w:date="2016-03-30T13:23:00Z">
        <w:r>
          <w:t xml:space="preserve"> </w:t>
        </w:r>
      </w:ins>
      <w:ins w:id="357" w:author="Matthew Coles" w:date="2016-03-30T13:24:00Z">
        <w:r>
          <w:t xml:space="preserve">VizAlerts </w:t>
        </w:r>
        <w:r w:rsidRPr="004667E4">
          <w:rPr>
            <w:i/>
            <w:rPrChange w:id="358" w:author="Matthew Coles" w:date="2016-03-30T13:24:00Z">
              <w:rPr/>
            </w:rPrChange>
          </w:rPr>
          <w:t>does</w:t>
        </w:r>
        <w:r>
          <w:t xml:space="preserve"> have the ability to </w:t>
        </w:r>
        <w:del w:id="359" w:author="Jonathan Drummey" w:date="2016-04-07T09:26:00Z">
          <w:r w:rsidDel="00D26832">
            <w:delText>consolidate</w:delText>
          </w:r>
        </w:del>
      </w:ins>
      <w:ins w:id="360" w:author="Jonathan Drummey" w:date="2016-04-07T09:26:00Z">
        <w:r>
          <w:t>merge</w:t>
        </w:r>
      </w:ins>
      <w:ins w:id="361" w:author="Matthew Coles" w:date="2016-03-30T13:24:00Z">
        <w:r>
          <w:t xml:space="preserve"> multiple rows of data into one email. See </w:t>
        </w:r>
      </w:ins>
      <w:ins w:id="362" w:author="Matthew Coles" w:date="2016-03-30T14:06:00Z">
        <w:r w:rsidRPr="00D26832">
          <w:rPr>
            <w:b/>
            <w:rPrChange w:id="363" w:author="Jonathan Drummey" w:date="2016-04-07T09:26:00Z">
              <w:rPr/>
            </w:rPrChange>
          </w:rPr>
          <w:fldChar w:fldCharType="begin"/>
        </w:r>
        <w:r w:rsidRPr="00D26832">
          <w:rPr>
            <w:b/>
            <w:rPrChange w:id="364" w:author="Jonathan Drummey" w:date="2016-04-07T09:26:00Z">
              <w:rPr/>
            </w:rPrChange>
          </w:rPr>
          <w:instrText xml:space="preserve"> REF _Ref447110119 \h </w:instrText>
        </w:r>
      </w:ins>
      <w:r w:rsidRPr="00D26832">
        <w:rPr>
          <w:b/>
          <w:rPrChange w:id="365" w:author="Jonathan Drummey" w:date="2016-04-07T09:26:00Z">
            <w:rPr>
              <w:u w:val="single"/>
            </w:rPr>
          </w:rPrChange>
        </w:rPr>
        <w:instrText xml:space="preserve"> \* MERGEFORMAT </w:instrText>
      </w:r>
      <w:r w:rsidRPr="00D26832">
        <w:rPr>
          <w:b/>
          <w:rPrChange w:id="366" w:author="Jonathan Drummey" w:date="2016-04-07T09:26:00Z">
            <w:rPr>
              <w:u w:val="single"/>
            </w:rPr>
          </w:rPrChange>
        </w:rPr>
      </w:r>
      <w:r w:rsidRPr="00D26832">
        <w:rPr>
          <w:b/>
          <w:rPrChange w:id="367" w:author="Jonathan Drummey" w:date="2016-04-07T09:26:00Z">
            <w:rPr/>
          </w:rPrChange>
        </w:rPr>
        <w:fldChar w:fldCharType="separate"/>
      </w:r>
      <w:ins w:id="368" w:author="Matthew Coles" w:date="2016-03-30T14:06:00Z">
        <w:r w:rsidRPr="00D26832">
          <w:rPr>
            <w:b/>
            <w:rPrChange w:id="369" w:author="Jonathan Drummey" w:date="2016-04-07T09:26:00Z">
              <w:rPr/>
            </w:rPrChange>
          </w:rPr>
          <w:t>Consolidated Emails</w:t>
        </w:r>
        <w:r w:rsidRPr="00D26832">
          <w:rPr>
            <w:b/>
            <w:rPrChange w:id="370" w:author="Jonathan Drummey" w:date="2016-04-07T09:26:00Z">
              <w:rPr/>
            </w:rPrChange>
          </w:rPr>
          <w:fldChar w:fldCharType="end"/>
        </w:r>
      </w:ins>
      <w:ins w:id="371" w:author="Jonathan Drummey" w:date="2016-04-07T09:26:00Z">
        <w:r>
          <w:t xml:space="preserve"> below for more details.</w:t>
        </w:r>
      </w:ins>
    </w:p>
  </w:footnote>
  <w:footnote w:id="3">
    <w:p w14:paraId="33D04994" w14:textId="373943B3" w:rsidR="00D26832" w:rsidRDefault="00D26832">
      <w:pPr>
        <w:pStyle w:val="FootnoteText"/>
      </w:pPr>
      <w:ins w:id="460" w:author="Jonathan Drummey" w:date="2016-04-07T09:28:00Z">
        <w:r>
          <w:rPr>
            <w:rStyle w:val="FootnoteReference"/>
          </w:rPr>
          <w:t>*</w:t>
        </w:r>
        <w:r>
          <w:t xml:space="preserve"> SMS Alerts </w:t>
        </w:r>
      </w:ins>
      <w:ins w:id="461" w:author="Jonathan Drummey" w:date="2016-04-07T09:29:00Z">
        <w:r>
          <w:t xml:space="preserve">that are using an SMS provider </w:t>
        </w:r>
      </w:ins>
      <w:ins w:id="462" w:author="Jonathan Drummey" w:date="2016-04-07T09:28:00Z">
        <w:r>
          <w:t xml:space="preserve">use a value of 2, see </w:t>
        </w:r>
        <w:r w:rsidRPr="00D26832">
          <w:rPr>
            <w:b/>
            <w:rPrChange w:id="463" w:author="Jonathan Drummey" w:date="2016-04-07T09:29:00Z">
              <w:rPr/>
            </w:rPrChange>
          </w:rPr>
          <w:t xml:space="preserve">SMS </w:t>
        </w:r>
      </w:ins>
      <w:ins w:id="464" w:author="Jonathan Drummey" w:date="2016-04-07T09:29:00Z">
        <w:r w:rsidRPr="00D26832">
          <w:rPr>
            <w:b/>
            <w:rPrChange w:id="465" w:author="Jonathan Drummey" w:date="2016-04-07T09:29:00Z">
              <w:rPr/>
            </w:rPrChange>
          </w:rPr>
          <w:t>Text Message Alerts</w:t>
        </w:r>
        <w:r>
          <w:t xml:space="preserve"> below for details.</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B20EBB" w14:textId="77777777" w:rsidR="00D26832" w:rsidRDefault="00D2683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D12F1"/>
    <w:multiLevelType w:val="hybridMultilevel"/>
    <w:tmpl w:val="B76E8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0011D3"/>
    <w:multiLevelType w:val="hybridMultilevel"/>
    <w:tmpl w:val="D868C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4764C2"/>
    <w:multiLevelType w:val="hybridMultilevel"/>
    <w:tmpl w:val="422E5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37FB9"/>
    <w:multiLevelType w:val="hybridMultilevel"/>
    <w:tmpl w:val="7B281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3326E6"/>
    <w:multiLevelType w:val="hybridMultilevel"/>
    <w:tmpl w:val="EEBE9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CA11FB"/>
    <w:multiLevelType w:val="hybridMultilevel"/>
    <w:tmpl w:val="1658AB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A77287"/>
    <w:multiLevelType w:val="hybridMultilevel"/>
    <w:tmpl w:val="5C3E1E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780679"/>
    <w:multiLevelType w:val="hybridMultilevel"/>
    <w:tmpl w:val="F7202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952C91"/>
    <w:multiLevelType w:val="hybridMultilevel"/>
    <w:tmpl w:val="02AE3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AE5FF9"/>
    <w:multiLevelType w:val="hybridMultilevel"/>
    <w:tmpl w:val="2CA62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55900B2"/>
    <w:multiLevelType w:val="hybridMultilevel"/>
    <w:tmpl w:val="CBC28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CF1F43"/>
    <w:multiLevelType w:val="hybridMultilevel"/>
    <w:tmpl w:val="23721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2F66CC"/>
    <w:multiLevelType w:val="hybridMultilevel"/>
    <w:tmpl w:val="CC960D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F106D2"/>
    <w:multiLevelType w:val="hybridMultilevel"/>
    <w:tmpl w:val="AC3CE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F5F072F"/>
    <w:multiLevelType w:val="hybridMultilevel"/>
    <w:tmpl w:val="B02AD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F9778C4"/>
    <w:multiLevelType w:val="hybridMultilevel"/>
    <w:tmpl w:val="718EF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0A02A3"/>
    <w:multiLevelType w:val="hybridMultilevel"/>
    <w:tmpl w:val="B9487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F77BBA"/>
    <w:multiLevelType w:val="hybridMultilevel"/>
    <w:tmpl w:val="DB68BD04"/>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8">
    <w:nsid w:val="365B0B88"/>
    <w:multiLevelType w:val="hybridMultilevel"/>
    <w:tmpl w:val="46AA4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4D5297"/>
    <w:multiLevelType w:val="hybridMultilevel"/>
    <w:tmpl w:val="73502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E03351"/>
    <w:multiLevelType w:val="hybridMultilevel"/>
    <w:tmpl w:val="07B2A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0D71BE"/>
    <w:multiLevelType w:val="hybridMultilevel"/>
    <w:tmpl w:val="985ED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261E83"/>
    <w:multiLevelType w:val="hybridMultilevel"/>
    <w:tmpl w:val="92C04E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7426FE"/>
    <w:multiLevelType w:val="hybridMultilevel"/>
    <w:tmpl w:val="4F6AF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7A5500A"/>
    <w:multiLevelType w:val="hybridMultilevel"/>
    <w:tmpl w:val="C9F68B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B255B1A"/>
    <w:multiLevelType w:val="hybridMultilevel"/>
    <w:tmpl w:val="B8CE2E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B812702"/>
    <w:multiLevelType w:val="hybridMultilevel"/>
    <w:tmpl w:val="7A220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A47C26"/>
    <w:multiLevelType w:val="hybridMultilevel"/>
    <w:tmpl w:val="845E7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C015DB"/>
    <w:multiLevelType w:val="hybridMultilevel"/>
    <w:tmpl w:val="4B9C0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6F232B"/>
    <w:multiLevelType w:val="hybridMultilevel"/>
    <w:tmpl w:val="E1E47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0B379AB"/>
    <w:multiLevelType w:val="hybridMultilevel"/>
    <w:tmpl w:val="E9F60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14D0760"/>
    <w:multiLevelType w:val="hybridMultilevel"/>
    <w:tmpl w:val="2D56AD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233010E"/>
    <w:multiLevelType w:val="hybridMultilevel"/>
    <w:tmpl w:val="2556B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350360A"/>
    <w:multiLevelType w:val="hybridMultilevel"/>
    <w:tmpl w:val="BD66A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D813F0D"/>
    <w:multiLevelType w:val="hybridMultilevel"/>
    <w:tmpl w:val="0ACA41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16D2311"/>
    <w:multiLevelType w:val="hybridMultilevel"/>
    <w:tmpl w:val="F6F01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7343EF"/>
    <w:multiLevelType w:val="hybridMultilevel"/>
    <w:tmpl w:val="350A285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7A00FAB"/>
    <w:multiLevelType w:val="hybridMultilevel"/>
    <w:tmpl w:val="78721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7CD4895"/>
    <w:multiLevelType w:val="hybridMultilevel"/>
    <w:tmpl w:val="A11E8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8CC753A"/>
    <w:multiLevelType w:val="hybridMultilevel"/>
    <w:tmpl w:val="09A8CD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8CF7789"/>
    <w:multiLevelType w:val="hybridMultilevel"/>
    <w:tmpl w:val="0B1A2BD8"/>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1">
    <w:nsid w:val="7A862C2C"/>
    <w:multiLevelType w:val="hybridMultilevel"/>
    <w:tmpl w:val="9FF2A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B1531FA"/>
    <w:multiLevelType w:val="hybridMultilevel"/>
    <w:tmpl w:val="F028F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3"/>
  </w:num>
  <w:num w:numId="3">
    <w:abstractNumId w:val="20"/>
  </w:num>
  <w:num w:numId="4">
    <w:abstractNumId w:val="18"/>
  </w:num>
  <w:num w:numId="5">
    <w:abstractNumId w:val="6"/>
  </w:num>
  <w:num w:numId="6">
    <w:abstractNumId w:val="14"/>
  </w:num>
  <w:num w:numId="7">
    <w:abstractNumId w:val="36"/>
  </w:num>
  <w:num w:numId="8">
    <w:abstractNumId w:val="19"/>
  </w:num>
  <w:num w:numId="9">
    <w:abstractNumId w:val="9"/>
  </w:num>
  <w:num w:numId="10">
    <w:abstractNumId w:val="27"/>
  </w:num>
  <w:num w:numId="11">
    <w:abstractNumId w:val="4"/>
  </w:num>
  <w:num w:numId="12">
    <w:abstractNumId w:val="33"/>
  </w:num>
  <w:num w:numId="13">
    <w:abstractNumId w:val="17"/>
  </w:num>
  <w:num w:numId="14">
    <w:abstractNumId w:val="21"/>
  </w:num>
  <w:num w:numId="15">
    <w:abstractNumId w:val="23"/>
  </w:num>
  <w:num w:numId="16">
    <w:abstractNumId w:val="8"/>
  </w:num>
  <w:num w:numId="17">
    <w:abstractNumId w:val="2"/>
  </w:num>
  <w:num w:numId="18">
    <w:abstractNumId w:val="32"/>
  </w:num>
  <w:num w:numId="19">
    <w:abstractNumId w:val="16"/>
  </w:num>
  <w:num w:numId="20">
    <w:abstractNumId w:val="13"/>
  </w:num>
  <w:num w:numId="21">
    <w:abstractNumId w:val="22"/>
  </w:num>
  <w:num w:numId="22">
    <w:abstractNumId w:val="40"/>
  </w:num>
  <w:num w:numId="23">
    <w:abstractNumId w:val="11"/>
  </w:num>
  <w:num w:numId="24">
    <w:abstractNumId w:val="41"/>
  </w:num>
  <w:num w:numId="25">
    <w:abstractNumId w:val="12"/>
  </w:num>
  <w:num w:numId="26">
    <w:abstractNumId w:val="31"/>
  </w:num>
  <w:num w:numId="27">
    <w:abstractNumId w:val="15"/>
  </w:num>
  <w:num w:numId="28">
    <w:abstractNumId w:val="29"/>
  </w:num>
  <w:num w:numId="29">
    <w:abstractNumId w:val="5"/>
  </w:num>
  <w:num w:numId="30">
    <w:abstractNumId w:val="10"/>
  </w:num>
  <w:num w:numId="31">
    <w:abstractNumId w:val="38"/>
  </w:num>
  <w:num w:numId="32">
    <w:abstractNumId w:val="39"/>
  </w:num>
  <w:num w:numId="33">
    <w:abstractNumId w:val="25"/>
  </w:num>
  <w:num w:numId="34">
    <w:abstractNumId w:val="1"/>
  </w:num>
  <w:num w:numId="35">
    <w:abstractNumId w:val="7"/>
  </w:num>
  <w:num w:numId="36">
    <w:abstractNumId w:val="42"/>
  </w:num>
  <w:num w:numId="37">
    <w:abstractNumId w:val="0"/>
  </w:num>
  <w:num w:numId="38">
    <w:abstractNumId w:val="30"/>
  </w:num>
  <w:num w:numId="39">
    <w:abstractNumId w:val="26"/>
  </w:num>
  <w:num w:numId="40">
    <w:abstractNumId w:val="35"/>
  </w:num>
  <w:num w:numId="41">
    <w:abstractNumId w:val="34"/>
  </w:num>
  <w:num w:numId="42">
    <w:abstractNumId w:val="28"/>
  </w:num>
  <w:num w:numId="43">
    <w:abstractNumId w:val="3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thew Coles">
    <w15:presenceInfo w15:providerId="AD" w15:userId="S-1-5-21-1674886584-3431957878-314445162-138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visionView w:markup="0"/>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3E2A"/>
    <w:rsid w:val="0000634C"/>
    <w:rsid w:val="00025701"/>
    <w:rsid w:val="00083BDD"/>
    <w:rsid w:val="000918FD"/>
    <w:rsid w:val="000947F2"/>
    <w:rsid w:val="00096DD2"/>
    <w:rsid w:val="000A5CA5"/>
    <w:rsid w:val="000B33B7"/>
    <w:rsid w:val="000C3E2A"/>
    <w:rsid w:val="000D28D3"/>
    <w:rsid w:val="000D68C1"/>
    <w:rsid w:val="0011383E"/>
    <w:rsid w:val="00115A14"/>
    <w:rsid w:val="001227F4"/>
    <w:rsid w:val="001317FA"/>
    <w:rsid w:val="0016075B"/>
    <w:rsid w:val="00165D8E"/>
    <w:rsid w:val="00172744"/>
    <w:rsid w:val="0017442E"/>
    <w:rsid w:val="0019407C"/>
    <w:rsid w:val="0019772A"/>
    <w:rsid w:val="001D25FA"/>
    <w:rsid w:val="001E2138"/>
    <w:rsid w:val="001E3FC4"/>
    <w:rsid w:val="001E6A29"/>
    <w:rsid w:val="00220D1C"/>
    <w:rsid w:val="002328B9"/>
    <w:rsid w:val="002374EF"/>
    <w:rsid w:val="00281AE7"/>
    <w:rsid w:val="00285CFC"/>
    <w:rsid w:val="002C26BA"/>
    <w:rsid w:val="002C629B"/>
    <w:rsid w:val="002C6FA1"/>
    <w:rsid w:val="002D6976"/>
    <w:rsid w:val="002E469E"/>
    <w:rsid w:val="002E4CE9"/>
    <w:rsid w:val="002F1BC1"/>
    <w:rsid w:val="00305B9A"/>
    <w:rsid w:val="00307E2E"/>
    <w:rsid w:val="00311322"/>
    <w:rsid w:val="0031673A"/>
    <w:rsid w:val="003214AD"/>
    <w:rsid w:val="003242B8"/>
    <w:rsid w:val="003269C1"/>
    <w:rsid w:val="00327149"/>
    <w:rsid w:val="00354D82"/>
    <w:rsid w:val="00361229"/>
    <w:rsid w:val="00363E0F"/>
    <w:rsid w:val="00373844"/>
    <w:rsid w:val="00380298"/>
    <w:rsid w:val="00385DA7"/>
    <w:rsid w:val="0038774B"/>
    <w:rsid w:val="00394BA0"/>
    <w:rsid w:val="00394D17"/>
    <w:rsid w:val="00395602"/>
    <w:rsid w:val="003B5025"/>
    <w:rsid w:val="003B53CB"/>
    <w:rsid w:val="003B5BCD"/>
    <w:rsid w:val="003C2AB4"/>
    <w:rsid w:val="003D0699"/>
    <w:rsid w:val="003D1CA0"/>
    <w:rsid w:val="003E2836"/>
    <w:rsid w:val="0040188B"/>
    <w:rsid w:val="00404162"/>
    <w:rsid w:val="00415AC2"/>
    <w:rsid w:val="00416724"/>
    <w:rsid w:val="004267C8"/>
    <w:rsid w:val="00427242"/>
    <w:rsid w:val="00431C29"/>
    <w:rsid w:val="00432E55"/>
    <w:rsid w:val="0043746C"/>
    <w:rsid w:val="00443EBC"/>
    <w:rsid w:val="00447205"/>
    <w:rsid w:val="00451370"/>
    <w:rsid w:val="00453E39"/>
    <w:rsid w:val="004667E4"/>
    <w:rsid w:val="0048197F"/>
    <w:rsid w:val="0049260D"/>
    <w:rsid w:val="004A0769"/>
    <w:rsid w:val="004A704E"/>
    <w:rsid w:val="004D785E"/>
    <w:rsid w:val="004E3996"/>
    <w:rsid w:val="005051D4"/>
    <w:rsid w:val="00535557"/>
    <w:rsid w:val="005368E1"/>
    <w:rsid w:val="0054229F"/>
    <w:rsid w:val="00565896"/>
    <w:rsid w:val="00574B47"/>
    <w:rsid w:val="0058362A"/>
    <w:rsid w:val="0059560A"/>
    <w:rsid w:val="00595EF1"/>
    <w:rsid w:val="0059668E"/>
    <w:rsid w:val="005C3B88"/>
    <w:rsid w:val="005D5C99"/>
    <w:rsid w:val="005E6239"/>
    <w:rsid w:val="00601750"/>
    <w:rsid w:val="00617168"/>
    <w:rsid w:val="00617433"/>
    <w:rsid w:val="00621801"/>
    <w:rsid w:val="006267B0"/>
    <w:rsid w:val="006303AE"/>
    <w:rsid w:val="006401C7"/>
    <w:rsid w:val="00653130"/>
    <w:rsid w:val="00657E36"/>
    <w:rsid w:val="00666284"/>
    <w:rsid w:val="00667BB9"/>
    <w:rsid w:val="006735F5"/>
    <w:rsid w:val="00684552"/>
    <w:rsid w:val="006A1D7B"/>
    <w:rsid w:val="006A2815"/>
    <w:rsid w:val="006C56E4"/>
    <w:rsid w:val="006D65C5"/>
    <w:rsid w:val="006E63C8"/>
    <w:rsid w:val="0070410A"/>
    <w:rsid w:val="00723758"/>
    <w:rsid w:val="00724B9A"/>
    <w:rsid w:val="00725573"/>
    <w:rsid w:val="00762009"/>
    <w:rsid w:val="00774C59"/>
    <w:rsid w:val="00785FC9"/>
    <w:rsid w:val="00797DBB"/>
    <w:rsid w:val="00797F65"/>
    <w:rsid w:val="007A6744"/>
    <w:rsid w:val="007B1A08"/>
    <w:rsid w:val="007D284B"/>
    <w:rsid w:val="007D7F8E"/>
    <w:rsid w:val="007F298E"/>
    <w:rsid w:val="008059E8"/>
    <w:rsid w:val="008279A7"/>
    <w:rsid w:val="008347B2"/>
    <w:rsid w:val="00844054"/>
    <w:rsid w:val="008454EA"/>
    <w:rsid w:val="00853303"/>
    <w:rsid w:val="0086092A"/>
    <w:rsid w:val="00864F33"/>
    <w:rsid w:val="008909BB"/>
    <w:rsid w:val="00891AF6"/>
    <w:rsid w:val="008B07CE"/>
    <w:rsid w:val="008D1140"/>
    <w:rsid w:val="008D3F14"/>
    <w:rsid w:val="008D7D89"/>
    <w:rsid w:val="008E6A0D"/>
    <w:rsid w:val="008F0B32"/>
    <w:rsid w:val="008F268C"/>
    <w:rsid w:val="008F3E34"/>
    <w:rsid w:val="008F5F88"/>
    <w:rsid w:val="009015C7"/>
    <w:rsid w:val="009140EE"/>
    <w:rsid w:val="00942421"/>
    <w:rsid w:val="00943C5B"/>
    <w:rsid w:val="00947EFC"/>
    <w:rsid w:val="009508D2"/>
    <w:rsid w:val="009530AD"/>
    <w:rsid w:val="00967E27"/>
    <w:rsid w:val="00973869"/>
    <w:rsid w:val="009753C9"/>
    <w:rsid w:val="0098614C"/>
    <w:rsid w:val="00986B90"/>
    <w:rsid w:val="00994506"/>
    <w:rsid w:val="009A161D"/>
    <w:rsid w:val="009A4B89"/>
    <w:rsid w:val="009C0B16"/>
    <w:rsid w:val="009C5017"/>
    <w:rsid w:val="009E1583"/>
    <w:rsid w:val="009E4660"/>
    <w:rsid w:val="009F1811"/>
    <w:rsid w:val="009F4E78"/>
    <w:rsid w:val="00A12214"/>
    <w:rsid w:val="00A14843"/>
    <w:rsid w:val="00A33533"/>
    <w:rsid w:val="00A3363C"/>
    <w:rsid w:val="00A368E9"/>
    <w:rsid w:val="00A37E1D"/>
    <w:rsid w:val="00A44BE4"/>
    <w:rsid w:val="00A5122A"/>
    <w:rsid w:val="00A57CF4"/>
    <w:rsid w:val="00A84590"/>
    <w:rsid w:val="00A946E5"/>
    <w:rsid w:val="00A94AF3"/>
    <w:rsid w:val="00A9607F"/>
    <w:rsid w:val="00A9790E"/>
    <w:rsid w:val="00AA5D98"/>
    <w:rsid w:val="00AB123C"/>
    <w:rsid w:val="00AB4D52"/>
    <w:rsid w:val="00AB7380"/>
    <w:rsid w:val="00AC2909"/>
    <w:rsid w:val="00AC4578"/>
    <w:rsid w:val="00AD0553"/>
    <w:rsid w:val="00AE569A"/>
    <w:rsid w:val="00AE68B3"/>
    <w:rsid w:val="00AF700E"/>
    <w:rsid w:val="00B06664"/>
    <w:rsid w:val="00B069F9"/>
    <w:rsid w:val="00B15A5E"/>
    <w:rsid w:val="00B35B88"/>
    <w:rsid w:val="00B47264"/>
    <w:rsid w:val="00B50E8E"/>
    <w:rsid w:val="00B64C19"/>
    <w:rsid w:val="00B67CDE"/>
    <w:rsid w:val="00B70BFC"/>
    <w:rsid w:val="00B72E72"/>
    <w:rsid w:val="00B7607D"/>
    <w:rsid w:val="00BA064E"/>
    <w:rsid w:val="00BA25A5"/>
    <w:rsid w:val="00BA5B56"/>
    <w:rsid w:val="00BB1644"/>
    <w:rsid w:val="00BD229B"/>
    <w:rsid w:val="00BE749A"/>
    <w:rsid w:val="00BF15E1"/>
    <w:rsid w:val="00BF319B"/>
    <w:rsid w:val="00BF7AE1"/>
    <w:rsid w:val="00C12925"/>
    <w:rsid w:val="00C44516"/>
    <w:rsid w:val="00C44660"/>
    <w:rsid w:val="00C51170"/>
    <w:rsid w:val="00C55131"/>
    <w:rsid w:val="00C61885"/>
    <w:rsid w:val="00C6342D"/>
    <w:rsid w:val="00C81040"/>
    <w:rsid w:val="00C82348"/>
    <w:rsid w:val="00C96C9C"/>
    <w:rsid w:val="00CB236B"/>
    <w:rsid w:val="00CC2ABA"/>
    <w:rsid w:val="00CC547D"/>
    <w:rsid w:val="00D006F0"/>
    <w:rsid w:val="00D12442"/>
    <w:rsid w:val="00D21582"/>
    <w:rsid w:val="00D26832"/>
    <w:rsid w:val="00D4219A"/>
    <w:rsid w:val="00D46C30"/>
    <w:rsid w:val="00D541B1"/>
    <w:rsid w:val="00D826A7"/>
    <w:rsid w:val="00D842D0"/>
    <w:rsid w:val="00D959DC"/>
    <w:rsid w:val="00DA6AC8"/>
    <w:rsid w:val="00DB2D62"/>
    <w:rsid w:val="00DE475F"/>
    <w:rsid w:val="00DE62BB"/>
    <w:rsid w:val="00DF5941"/>
    <w:rsid w:val="00E03F78"/>
    <w:rsid w:val="00E07C8B"/>
    <w:rsid w:val="00E21ED8"/>
    <w:rsid w:val="00E22BFE"/>
    <w:rsid w:val="00E31408"/>
    <w:rsid w:val="00E32C46"/>
    <w:rsid w:val="00E646A8"/>
    <w:rsid w:val="00E6552F"/>
    <w:rsid w:val="00E6787A"/>
    <w:rsid w:val="00E67924"/>
    <w:rsid w:val="00E923C4"/>
    <w:rsid w:val="00EA46F8"/>
    <w:rsid w:val="00EA5E4F"/>
    <w:rsid w:val="00EB3815"/>
    <w:rsid w:val="00ED2585"/>
    <w:rsid w:val="00ED5079"/>
    <w:rsid w:val="00EE284B"/>
    <w:rsid w:val="00EF4BDC"/>
    <w:rsid w:val="00F02ABC"/>
    <w:rsid w:val="00F12C58"/>
    <w:rsid w:val="00F30FFF"/>
    <w:rsid w:val="00F32F9B"/>
    <w:rsid w:val="00F468E1"/>
    <w:rsid w:val="00F469F8"/>
    <w:rsid w:val="00F47B8C"/>
    <w:rsid w:val="00F61CEE"/>
    <w:rsid w:val="00F65E1A"/>
    <w:rsid w:val="00F71426"/>
    <w:rsid w:val="00F734FB"/>
    <w:rsid w:val="00F9041A"/>
    <w:rsid w:val="00FA0CEE"/>
    <w:rsid w:val="00FA3EB3"/>
    <w:rsid w:val="00FA5AED"/>
    <w:rsid w:val="00FD015C"/>
    <w:rsid w:val="00FD1E44"/>
    <w:rsid w:val="00FE07D9"/>
    <w:rsid w:val="00FF16BD"/>
    <w:rsid w:val="00FF7E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029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4162"/>
    <w:rPr>
      <w:rFonts w:ascii="Arial" w:eastAsia="Times New Roman" w:hAnsi="Arial" w:cs="Arial"/>
      <w:color w:val="666666"/>
      <w:sz w:val="21"/>
      <w:szCs w:val="21"/>
    </w:rPr>
  </w:style>
  <w:style w:type="paragraph" w:styleId="Heading1">
    <w:name w:val="heading 1"/>
    <w:basedOn w:val="Normal"/>
    <w:next w:val="Normal"/>
    <w:link w:val="Heading1Char"/>
    <w:uiPriority w:val="9"/>
    <w:qFormat/>
    <w:rsid w:val="00D12442"/>
    <w:pPr>
      <w:keepNext/>
      <w:keepLines/>
      <w:spacing w:before="360" w:after="0" w:line="360" w:lineRule="auto"/>
      <w:outlineLvl w:val="0"/>
    </w:pPr>
    <w:rPr>
      <w:rFonts w:ascii="Times New Roman" w:hAnsi="Times New Roman" w:cstheme="majorBidi"/>
      <w:b/>
      <w:color w:val="000000" w:themeColor="text1"/>
      <w:sz w:val="36"/>
      <w:szCs w:val="32"/>
    </w:rPr>
  </w:style>
  <w:style w:type="paragraph" w:styleId="Heading2">
    <w:name w:val="heading 2"/>
    <w:basedOn w:val="Normal"/>
    <w:next w:val="Normal"/>
    <w:link w:val="Heading2Char"/>
    <w:uiPriority w:val="9"/>
    <w:qFormat/>
    <w:rsid w:val="002C26BA"/>
    <w:pPr>
      <w:spacing w:before="100" w:beforeAutospacing="1" w:after="100" w:afterAutospacing="1" w:line="240" w:lineRule="auto"/>
      <w:outlineLvl w:val="1"/>
    </w:pPr>
    <w:rPr>
      <w:rFonts w:ascii="Times New Roman" w:hAnsi="Times New Roman" w:cs="Times New Roman"/>
      <w:b/>
      <w:bCs/>
      <w:color w:val="000000" w:themeColor="text1"/>
      <w:sz w:val="28"/>
      <w:szCs w:val="36"/>
    </w:rPr>
  </w:style>
  <w:style w:type="paragraph" w:styleId="Heading3">
    <w:name w:val="heading 3"/>
    <w:basedOn w:val="Normal"/>
    <w:next w:val="Normal"/>
    <w:link w:val="Heading3Char"/>
    <w:uiPriority w:val="9"/>
    <w:unhideWhenUsed/>
    <w:qFormat/>
    <w:rsid w:val="002C26BA"/>
    <w:pPr>
      <w:keepNext/>
      <w:keepLines/>
      <w:spacing w:before="120" w:after="120"/>
      <w:outlineLvl w:val="2"/>
    </w:pPr>
    <w:rPr>
      <w:rFonts w:ascii="Times New Roman" w:eastAsiaTheme="majorEastAsia" w:hAnsi="Times New Roman" w:cstheme="majorBidi"/>
      <w:color w:val="000000" w:themeColor="text1"/>
      <w:sz w:val="24"/>
      <w:szCs w:val="24"/>
    </w:rPr>
  </w:style>
  <w:style w:type="paragraph" w:styleId="Heading4">
    <w:name w:val="heading 4"/>
    <w:basedOn w:val="Normal"/>
    <w:next w:val="Normal"/>
    <w:link w:val="Heading4Char"/>
    <w:uiPriority w:val="9"/>
    <w:unhideWhenUsed/>
    <w:qFormat/>
    <w:rsid w:val="00E6552F"/>
    <w:pPr>
      <w:keepNext/>
      <w:keepLines/>
      <w:spacing w:before="40" w:after="120"/>
      <w:outlineLvl w:val="3"/>
    </w:pPr>
    <w:rPr>
      <w:rFonts w:ascii="Times New Roman" w:eastAsiaTheme="majorEastAsia" w:hAnsi="Times New Roman" w:cstheme="majorBidi"/>
      <w:i/>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C26BA"/>
    <w:rPr>
      <w:rFonts w:ascii="Times New Roman" w:eastAsia="Times New Roman" w:hAnsi="Times New Roman" w:cs="Times New Roman"/>
      <w:b/>
      <w:bCs/>
      <w:color w:val="000000" w:themeColor="text1"/>
      <w:sz w:val="28"/>
      <w:szCs w:val="36"/>
    </w:rPr>
  </w:style>
  <w:style w:type="paragraph" w:styleId="NormalWeb">
    <w:name w:val="Normal (Web)"/>
    <w:basedOn w:val="Normal"/>
    <w:uiPriority w:val="99"/>
    <w:semiHidden/>
    <w:unhideWhenUsed/>
    <w:rsid w:val="000C3E2A"/>
    <w:pPr>
      <w:spacing w:before="100" w:beforeAutospacing="1" w:after="100" w:afterAutospacing="1" w:line="240" w:lineRule="auto"/>
    </w:pPr>
    <w:rPr>
      <w:rFonts w:ascii="Times New Roman" w:hAnsi="Times New Roman" w:cs="Times New Roman"/>
      <w:sz w:val="24"/>
      <w:szCs w:val="24"/>
    </w:rPr>
  </w:style>
  <w:style w:type="character" w:styleId="Strong">
    <w:name w:val="Strong"/>
    <w:basedOn w:val="DefaultParagraphFont"/>
    <w:uiPriority w:val="22"/>
    <w:qFormat/>
    <w:rsid w:val="000C3E2A"/>
    <w:rPr>
      <w:b/>
      <w:bCs/>
    </w:rPr>
  </w:style>
  <w:style w:type="character" w:customStyle="1" w:styleId="apple-converted-space">
    <w:name w:val="apple-converted-space"/>
    <w:basedOn w:val="DefaultParagraphFont"/>
    <w:rsid w:val="000C3E2A"/>
  </w:style>
  <w:style w:type="character" w:styleId="Hyperlink">
    <w:name w:val="Hyperlink"/>
    <w:basedOn w:val="DefaultParagraphFont"/>
    <w:uiPriority w:val="99"/>
    <w:unhideWhenUsed/>
    <w:rsid w:val="000C3E2A"/>
    <w:rPr>
      <w:color w:val="0000FF"/>
      <w:u w:val="single"/>
    </w:rPr>
  </w:style>
  <w:style w:type="paragraph" w:styleId="ListParagraph">
    <w:name w:val="List Paragraph"/>
    <w:basedOn w:val="Normal"/>
    <w:uiPriority w:val="34"/>
    <w:qFormat/>
    <w:rsid w:val="00F734FB"/>
    <w:pPr>
      <w:ind w:left="720"/>
      <w:contextualSpacing/>
    </w:pPr>
  </w:style>
  <w:style w:type="table" w:styleId="TableGrid">
    <w:name w:val="Table Grid"/>
    <w:basedOn w:val="TableNormal"/>
    <w:uiPriority w:val="39"/>
    <w:rsid w:val="00AD05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51170"/>
    <w:pPr>
      <w:spacing w:after="0" w:line="240" w:lineRule="auto"/>
    </w:pPr>
  </w:style>
  <w:style w:type="character" w:customStyle="1" w:styleId="Heading1Char">
    <w:name w:val="Heading 1 Char"/>
    <w:basedOn w:val="DefaultParagraphFont"/>
    <w:link w:val="Heading1"/>
    <w:uiPriority w:val="9"/>
    <w:rsid w:val="00D12442"/>
    <w:rPr>
      <w:rFonts w:ascii="Times New Roman" w:eastAsia="Times New Roman" w:hAnsi="Times New Roman" w:cstheme="majorBidi"/>
      <w:b/>
      <w:color w:val="000000" w:themeColor="text1"/>
      <w:sz w:val="36"/>
      <w:szCs w:val="32"/>
    </w:rPr>
  </w:style>
  <w:style w:type="paragraph" w:styleId="TOCHeading">
    <w:name w:val="TOC Heading"/>
    <w:basedOn w:val="Heading1"/>
    <w:next w:val="Normal"/>
    <w:uiPriority w:val="39"/>
    <w:unhideWhenUsed/>
    <w:qFormat/>
    <w:rsid w:val="007A6744"/>
    <w:pPr>
      <w:outlineLvl w:val="9"/>
    </w:pPr>
  </w:style>
  <w:style w:type="paragraph" w:styleId="TOC2">
    <w:name w:val="toc 2"/>
    <w:basedOn w:val="Normal"/>
    <w:next w:val="Normal"/>
    <w:autoRedefine/>
    <w:uiPriority w:val="39"/>
    <w:unhideWhenUsed/>
    <w:rsid w:val="009A4B89"/>
    <w:pPr>
      <w:spacing w:after="0"/>
      <w:ind w:left="210"/>
    </w:pPr>
    <w:rPr>
      <w:rFonts w:asciiTheme="minorHAnsi" w:hAnsiTheme="minorHAnsi"/>
      <w:b/>
      <w:sz w:val="22"/>
      <w:szCs w:val="22"/>
    </w:rPr>
  </w:style>
  <w:style w:type="paragraph" w:styleId="TOC1">
    <w:name w:val="toc 1"/>
    <w:basedOn w:val="Normal"/>
    <w:next w:val="Normal"/>
    <w:autoRedefine/>
    <w:uiPriority w:val="39"/>
    <w:unhideWhenUsed/>
    <w:rsid w:val="009A4B89"/>
    <w:pPr>
      <w:spacing w:before="120" w:after="0"/>
    </w:pPr>
    <w:rPr>
      <w:rFonts w:asciiTheme="minorHAnsi" w:hAnsiTheme="minorHAnsi"/>
      <w:b/>
      <w:sz w:val="24"/>
      <w:szCs w:val="24"/>
    </w:rPr>
  </w:style>
  <w:style w:type="paragraph" w:styleId="BalloonText">
    <w:name w:val="Balloon Text"/>
    <w:basedOn w:val="Normal"/>
    <w:link w:val="BalloonTextChar"/>
    <w:uiPriority w:val="99"/>
    <w:semiHidden/>
    <w:unhideWhenUsed/>
    <w:rsid w:val="009A4B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4B89"/>
    <w:rPr>
      <w:rFonts w:ascii="Segoe UI" w:hAnsi="Segoe UI" w:cs="Segoe UI"/>
      <w:sz w:val="18"/>
      <w:szCs w:val="18"/>
    </w:rPr>
  </w:style>
  <w:style w:type="character" w:customStyle="1" w:styleId="Heading3Char">
    <w:name w:val="Heading 3 Char"/>
    <w:basedOn w:val="DefaultParagraphFont"/>
    <w:link w:val="Heading3"/>
    <w:uiPriority w:val="9"/>
    <w:rsid w:val="002C26BA"/>
    <w:rPr>
      <w:rFonts w:ascii="Times New Roman" w:eastAsiaTheme="majorEastAsia" w:hAnsi="Times New Roman" w:cstheme="majorBidi"/>
      <w:color w:val="000000" w:themeColor="text1"/>
      <w:sz w:val="24"/>
      <w:szCs w:val="24"/>
    </w:rPr>
  </w:style>
  <w:style w:type="paragraph" w:styleId="TOC3">
    <w:name w:val="toc 3"/>
    <w:basedOn w:val="Normal"/>
    <w:next w:val="Normal"/>
    <w:autoRedefine/>
    <w:uiPriority w:val="39"/>
    <w:unhideWhenUsed/>
    <w:rsid w:val="00B7607D"/>
    <w:pPr>
      <w:spacing w:after="0"/>
      <w:ind w:left="420"/>
    </w:pPr>
    <w:rPr>
      <w:rFonts w:asciiTheme="minorHAnsi" w:hAnsiTheme="minorHAnsi"/>
      <w:sz w:val="22"/>
      <w:szCs w:val="22"/>
    </w:rPr>
  </w:style>
  <w:style w:type="character" w:customStyle="1" w:styleId="Heading4Char">
    <w:name w:val="Heading 4 Char"/>
    <w:basedOn w:val="DefaultParagraphFont"/>
    <w:link w:val="Heading4"/>
    <w:uiPriority w:val="9"/>
    <w:rsid w:val="00E6552F"/>
    <w:rPr>
      <w:rFonts w:ascii="Times New Roman" w:eastAsiaTheme="majorEastAsia" w:hAnsi="Times New Roman" w:cstheme="majorBidi"/>
      <w:i/>
      <w:iCs/>
      <w:color w:val="000000" w:themeColor="text1"/>
      <w:sz w:val="24"/>
      <w:szCs w:val="21"/>
    </w:rPr>
  </w:style>
  <w:style w:type="paragraph" w:styleId="Header">
    <w:name w:val="header"/>
    <w:basedOn w:val="Normal"/>
    <w:link w:val="HeaderChar"/>
    <w:uiPriority w:val="99"/>
    <w:unhideWhenUsed/>
    <w:rsid w:val="00BF31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319B"/>
  </w:style>
  <w:style w:type="paragraph" w:styleId="Footer">
    <w:name w:val="footer"/>
    <w:basedOn w:val="Normal"/>
    <w:link w:val="FooterChar"/>
    <w:uiPriority w:val="99"/>
    <w:unhideWhenUsed/>
    <w:rsid w:val="00BF31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319B"/>
  </w:style>
  <w:style w:type="character" w:styleId="Emphasis">
    <w:name w:val="Emphasis"/>
    <w:basedOn w:val="DefaultParagraphFont"/>
    <w:uiPriority w:val="20"/>
    <w:qFormat/>
    <w:rsid w:val="0016075B"/>
    <w:rPr>
      <w:i/>
      <w:iCs/>
    </w:rPr>
  </w:style>
  <w:style w:type="paragraph" w:styleId="TOC4">
    <w:name w:val="toc 4"/>
    <w:basedOn w:val="Normal"/>
    <w:next w:val="Normal"/>
    <w:autoRedefine/>
    <w:uiPriority w:val="39"/>
    <w:semiHidden/>
    <w:unhideWhenUsed/>
    <w:rsid w:val="00BE749A"/>
    <w:pPr>
      <w:spacing w:after="0"/>
      <w:ind w:left="630"/>
    </w:pPr>
    <w:rPr>
      <w:rFonts w:asciiTheme="minorHAnsi" w:hAnsiTheme="minorHAnsi"/>
      <w:sz w:val="20"/>
      <w:szCs w:val="20"/>
    </w:rPr>
  </w:style>
  <w:style w:type="paragraph" w:styleId="TOC5">
    <w:name w:val="toc 5"/>
    <w:basedOn w:val="Normal"/>
    <w:next w:val="Normal"/>
    <w:autoRedefine/>
    <w:uiPriority w:val="39"/>
    <w:semiHidden/>
    <w:unhideWhenUsed/>
    <w:rsid w:val="00BE749A"/>
    <w:pPr>
      <w:spacing w:after="0"/>
      <w:ind w:left="840"/>
    </w:pPr>
    <w:rPr>
      <w:rFonts w:asciiTheme="minorHAnsi" w:hAnsiTheme="minorHAnsi"/>
      <w:sz w:val="20"/>
      <w:szCs w:val="20"/>
    </w:rPr>
  </w:style>
  <w:style w:type="paragraph" w:styleId="TOC6">
    <w:name w:val="toc 6"/>
    <w:basedOn w:val="Normal"/>
    <w:next w:val="Normal"/>
    <w:autoRedefine/>
    <w:uiPriority w:val="39"/>
    <w:semiHidden/>
    <w:unhideWhenUsed/>
    <w:rsid w:val="00BE749A"/>
    <w:pPr>
      <w:spacing w:after="0"/>
      <w:ind w:left="1050"/>
    </w:pPr>
    <w:rPr>
      <w:rFonts w:asciiTheme="minorHAnsi" w:hAnsiTheme="minorHAnsi"/>
      <w:sz w:val="20"/>
      <w:szCs w:val="20"/>
    </w:rPr>
  </w:style>
  <w:style w:type="paragraph" w:styleId="TOC7">
    <w:name w:val="toc 7"/>
    <w:basedOn w:val="Normal"/>
    <w:next w:val="Normal"/>
    <w:autoRedefine/>
    <w:uiPriority w:val="39"/>
    <w:semiHidden/>
    <w:unhideWhenUsed/>
    <w:rsid w:val="00BE749A"/>
    <w:pPr>
      <w:spacing w:after="0"/>
      <w:ind w:left="1260"/>
    </w:pPr>
    <w:rPr>
      <w:rFonts w:asciiTheme="minorHAnsi" w:hAnsiTheme="minorHAnsi"/>
      <w:sz w:val="20"/>
      <w:szCs w:val="20"/>
    </w:rPr>
  </w:style>
  <w:style w:type="paragraph" w:styleId="TOC8">
    <w:name w:val="toc 8"/>
    <w:basedOn w:val="Normal"/>
    <w:next w:val="Normal"/>
    <w:autoRedefine/>
    <w:uiPriority w:val="39"/>
    <w:semiHidden/>
    <w:unhideWhenUsed/>
    <w:rsid w:val="00BE749A"/>
    <w:pPr>
      <w:spacing w:after="0"/>
      <w:ind w:left="1470"/>
    </w:pPr>
    <w:rPr>
      <w:rFonts w:asciiTheme="minorHAnsi" w:hAnsiTheme="minorHAnsi"/>
      <w:sz w:val="20"/>
      <w:szCs w:val="20"/>
    </w:rPr>
  </w:style>
  <w:style w:type="paragraph" w:styleId="TOC9">
    <w:name w:val="toc 9"/>
    <w:basedOn w:val="Normal"/>
    <w:next w:val="Normal"/>
    <w:autoRedefine/>
    <w:uiPriority w:val="39"/>
    <w:semiHidden/>
    <w:unhideWhenUsed/>
    <w:rsid w:val="00BE749A"/>
    <w:pPr>
      <w:spacing w:after="0"/>
      <w:ind w:left="1680"/>
    </w:pPr>
    <w:rPr>
      <w:rFonts w:asciiTheme="minorHAnsi" w:hAnsiTheme="minorHAnsi"/>
      <w:sz w:val="20"/>
      <w:szCs w:val="20"/>
    </w:rPr>
  </w:style>
  <w:style w:type="character" w:styleId="FollowedHyperlink">
    <w:name w:val="FollowedHyperlink"/>
    <w:basedOn w:val="DefaultParagraphFont"/>
    <w:uiPriority w:val="99"/>
    <w:semiHidden/>
    <w:unhideWhenUsed/>
    <w:rsid w:val="00F71426"/>
    <w:rPr>
      <w:color w:val="954F72" w:themeColor="followedHyperlink"/>
      <w:u w:val="single"/>
    </w:rPr>
  </w:style>
  <w:style w:type="paragraph" w:styleId="FootnoteText">
    <w:name w:val="footnote text"/>
    <w:basedOn w:val="Normal"/>
    <w:link w:val="FootnoteTextChar"/>
    <w:uiPriority w:val="99"/>
    <w:semiHidden/>
    <w:unhideWhenUsed/>
    <w:rsid w:val="004667E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667E4"/>
    <w:rPr>
      <w:rFonts w:ascii="Arial" w:eastAsia="Times New Roman" w:hAnsi="Arial" w:cs="Arial"/>
      <w:color w:val="666666"/>
      <w:sz w:val="20"/>
      <w:szCs w:val="20"/>
    </w:rPr>
  </w:style>
  <w:style w:type="character" w:styleId="FootnoteReference">
    <w:name w:val="footnote reference"/>
    <w:basedOn w:val="DefaultParagraphFont"/>
    <w:uiPriority w:val="99"/>
    <w:semiHidden/>
    <w:unhideWhenUsed/>
    <w:rsid w:val="004667E4"/>
    <w:rPr>
      <w:vertAlign w:val="superscript"/>
    </w:rPr>
  </w:style>
  <w:style w:type="character" w:styleId="CommentReference">
    <w:name w:val="annotation reference"/>
    <w:basedOn w:val="DefaultParagraphFont"/>
    <w:uiPriority w:val="99"/>
    <w:semiHidden/>
    <w:unhideWhenUsed/>
    <w:rsid w:val="00A37E1D"/>
    <w:rPr>
      <w:sz w:val="16"/>
      <w:szCs w:val="16"/>
    </w:rPr>
  </w:style>
  <w:style w:type="paragraph" w:styleId="CommentText">
    <w:name w:val="annotation text"/>
    <w:basedOn w:val="Normal"/>
    <w:link w:val="CommentTextChar"/>
    <w:uiPriority w:val="99"/>
    <w:semiHidden/>
    <w:unhideWhenUsed/>
    <w:rsid w:val="00A37E1D"/>
    <w:pPr>
      <w:spacing w:line="240" w:lineRule="auto"/>
    </w:pPr>
    <w:rPr>
      <w:sz w:val="20"/>
      <w:szCs w:val="20"/>
    </w:rPr>
  </w:style>
  <w:style w:type="character" w:customStyle="1" w:styleId="CommentTextChar">
    <w:name w:val="Comment Text Char"/>
    <w:basedOn w:val="DefaultParagraphFont"/>
    <w:link w:val="CommentText"/>
    <w:uiPriority w:val="99"/>
    <w:semiHidden/>
    <w:rsid w:val="00A37E1D"/>
    <w:rPr>
      <w:rFonts w:ascii="Arial" w:eastAsia="Times New Roman" w:hAnsi="Arial" w:cs="Arial"/>
      <w:color w:val="666666"/>
      <w:sz w:val="20"/>
      <w:szCs w:val="20"/>
    </w:rPr>
  </w:style>
  <w:style w:type="paragraph" w:styleId="CommentSubject">
    <w:name w:val="annotation subject"/>
    <w:basedOn w:val="CommentText"/>
    <w:next w:val="CommentText"/>
    <w:link w:val="CommentSubjectChar"/>
    <w:uiPriority w:val="99"/>
    <w:semiHidden/>
    <w:unhideWhenUsed/>
    <w:rsid w:val="00A37E1D"/>
    <w:rPr>
      <w:b/>
      <w:bCs/>
    </w:rPr>
  </w:style>
  <w:style w:type="character" w:customStyle="1" w:styleId="CommentSubjectChar">
    <w:name w:val="Comment Subject Char"/>
    <w:basedOn w:val="CommentTextChar"/>
    <w:link w:val="CommentSubject"/>
    <w:uiPriority w:val="99"/>
    <w:semiHidden/>
    <w:rsid w:val="00A37E1D"/>
    <w:rPr>
      <w:rFonts w:ascii="Arial" w:eastAsia="Times New Roman" w:hAnsi="Arial" w:cs="Arial"/>
      <w:b/>
      <w:bCs/>
      <w:color w:val="666666"/>
      <w:sz w:val="20"/>
      <w:szCs w:val="20"/>
    </w:rPr>
  </w:style>
  <w:style w:type="paragraph" w:styleId="Revision">
    <w:name w:val="Revision"/>
    <w:hidden/>
    <w:uiPriority w:val="99"/>
    <w:semiHidden/>
    <w:rsid w:val="00D26832"/>
    <w:pPr>
      <w:spacing w:after="0" w:line="240" w:lineRule="auto"/>
    </w:pPr>
    <w:rPr>
      <w:rFonts w:ascii="Arial" w:eastAsia="Times New Roman" w:hAnsi="Arial" w:cs="Arial"/>
      <w:color w:val="666666"/>
      <w:sz w:val="21"/>
      <w:szCs w:val="21"/>
    </w:rPr>
  </w:style>
  <w:style w:type="paragraph" w:styleId="EndnoteText">
    <w:name w:val="endnote text"/>
    <w:basedOn w:val="Normal"/>
    <w:link w:val="EndnoteTextChar"/>
    <w:uiPriority w:val="99"/>
    <w:semiHidden/>
    <w:unhideWhenUsed/>
    <w:rsid w:val="00D2683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26832"/>
    <w:rPr>
      <w:rFonts w:ascii="Arial" w:eastAsia="Times New Roman" w:hAnsi="Arial" w:cs="Arial"/>
      <w:color w:val="666666"/>
      <w:sz w:val="20"/>
      <w:szCs w:val="20"/>
    </w:rPr>
  </w:style>
  <w:style w:type="character" w:styleId="EndnoteReference">
    <w:name w:val="endnote reference"/>
    <w:basedOn w:val="DefaultParagraphFont"/>
    <w:uiPriority w:val="99"/>
    <w:semiHidden/>
    <w:unhideWhenUsed/>
    <w:rsid w:val="00D2683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4162"/>
    <w:rPr>
      <w:rFonts w:ascii="Arial" w:eastAsia="Times New Roman" w:hAnsi="Arial" w:cs="Arial"/>
      <w:color w:val="666666"/>
      <w:sz w:val="21"/>
      <w:szCs w:val="21"/>
    </w:rPr>
  </w:style>
  <w:style w:type="paragraph" w:styleId="Heading1">
    <w:name w:val="heading 1"/>
    <w:basedOn w:val="Normal"/>
    <w:next w:val="Normal"/>
    <w:link w:val="Heading1Char"/>
    <w:uiPriority w:val="9"/>
    <w:qFormat/>
    <w:rsid w:val="00D12442"/>
    <w:pPr>
      <w:keepNext/>
      <w:keepLines/>
      <w:spacing w:before="360" w:after="0" w:line="360" w:lineRule="auto"/>
      <w:outlineLvl w:val="0"/>
    </w:pPr>
    <w:rPr>
      <w:rFonts w:ascii="Times New Roman" w:hAnsi="Times New Roman" w:cstheme="majorBidi"/>
      <w:b/>
      <w:color w:val="000000" w:themeColor="text1"/>
      <w:sz w:val="36"/>
      <w:szCs w:val="32"/>
    </w:rPr>
  </w:style>
  <w:style w:type="paragraph" w:styleId="Heading2">
    <w:name w:val="heading 2"/>
    <w:basedOn w:val="Normal"/>
    <w:next w:val="Normal"/>
    <w:link w:val="Heading2Char"/>
    <w:uiPriority w:val="9"/>
    <w:qFormat/>
    <w:rsid w:val="002C26BA"/>
    <w:pPr>
      <w:spacing w:before="100" w:beforeAutospacing="1" w:after="100" w:afterAutospacing="1" w:line="240" w:lineRule="auto"/>
      <w:outlineLvl w:val="1"/>
    </w:pPr>
    <w:rPr>
      <w:rFonts w:ascii="Times New Roman" w:hAnsi="Times New Roman" w:cs="Times New Roman"/>
      <w:b/>
      <w:bCs/>
      <w:color w:val="000000" w:themeColor="text1"/>
      <w:sz w:val="28"/>
      <w:szCs w:val="36"/>
    </w:rPr>
  </w:style>
  <w:style w:type="paragraph" w:styleId="Heading3">
    <w:name w:val="heading 3"/>
    <w:basedOn w:val="Normal"/>
    <w:next w:val="Normal"/>
    <w:link w:val="Heading3Char"/>
    <w:uiPriority w:val="9"/>
    <w:unhideWhenUsed/>
    <w:qFormat/>
    <w:rsid w:val="002C26BA"/>
    <w:pPr>
      <w:keepNext/>
      <w:keepLines/>
      <w:spacing w:before="120" w:after="120"/>
      <w:outlineLvl w:val="2"/>
    </w:pPr>
    <w:rPr>
      <w:rFonts w:ascii="Times New Roman" w:eastAsiaTheme="majorEastAsia" w:hAnsi="Times New Roman" w:cstheme="majorBidi"/>
      <w:color w:val="000000" w:themeColor="text1"/>
      <w:sz w:val="24"/>
      <w:szCs w:val="24"/>
    </w:rPr>
  </w:style>
  <w:style w:type="paragraph" w:styleId="Heading4">
    <w:name w:val="heading 4"/>
    <w:basedOn w:val="Normal"/>
    <w:next w:val="Normal"/>
    <w:link w:val="Heading4Char"/>
    <w:uiPriority w:val="9"/>
    <w:unhideWhenUsed/>
    <w:qFormat/>
    <w:rsid w:val="00E6552F"/>
    <w:pPr>
      <w:keepNext/>
      <w:keepLines/>
      <w:spacing w:before="40" w:after="120"/>
      <w:outlineLvl w:val="3"/>
    </w:pPr>
    <w:rPr>
      <w:rFonts w:ascii="Times New Roman" w:eastAsiaTheme="majorEastAsia" w:hAnsi="Times New Roman" w:cstheme="majorBidi"/>
      <w:i/>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C26BA"/>
    <w:rPr>
      <w:rFonts w:ascii="Times New Roman" w:eastAsia="Times New Roman" w:hAnsi="Times New Roman" w:cs="Times New Roman"/>
      <w:b/>
      <w:bCs/>
      <w:color w:val="000000" w:themeColor="text1"/>
      <w:sz w:val="28"/>
      <w:szCs w:val="36"/>
    </w:rPr>
  </w:style>
  <w:style w:type="paragraph" w:styleId="NormalWeb">
    <w:name w:val="Normal (Web)"/>
    <w:basedOn w:val="Normal"/>
    <w:uiPriority w:val="99"/>
    <w:semiHidden/>
    <w:unhideWhenUsed/>
    <w:rsid w:val="000C3E2A"/>
    <w:pPr>
      <w:spacing w:before="100" w:beforeAutospacing="1" w:after="100" w:afterAutospacing="1" w:line="240" w:lineRule="auto"/>
    </w:pPr>
    <w:rPr>
      <w:rFonts w:ascii="Times New Roman" w:hAnsi="Times New Roman" w:cs="Times New Roman"/>
      <w:sz w:val="24"/>
      <w:szCs w:val="24"/>
    </w:rPr>
  </w:style>
  <w:style w:type="character" w:styleId="Strong">
    <w:name w:val="Strong"/>
    <w:basedOn w:val="DefaultParagraphFont"/>
    <w:uiPriority w:val="22"/>
    <w:qFormat/>
    <w:rsid w:val="000C3E2A"/>
    <w:rPr>
      <w:b/>
      <w:bCs/>
    </w:rPr>
  </w:style>
  <w:style w:type="character" w:customStyle="1" w:styleId="apple-converted-space">
    <w:name w:val="apple-converted-space"/>
    <w:basedOn w:val="DefaultParagraphFont"/>
    <w:rsid w:val="000C3E2A"/>
  </w:style>
  <w:style w:type="character" w:styleId="Hyperlink">
    <w:name w:val="Hyperlink"/>
    <w:basedOn w:val="DefaultParagraphFont"/>
    <w:uiPriority w:val="99"/>
    <w:unhideWhenUsed/>
    <w:rsid w:val="000C3E2A"/>
    <w:rPr>
      <w:color w:val="0000FF"/>
      <w:u w:val="single"/>
    </w:rPr>
  </w:style>
  <w:style w:type="paragraph" w:styleId="ListParagraph">
    <w:name w:val="List Paragraph"/>
    <w:basedOn w:val="Normal"/>
    <w:uiPriority w:val="34"/>
    <w:qFormat/>
    <w:rsid w:val="00F734FB"/>
    <w:pPr>
      <w:ind w:left="720"/>
      <w:contextualSpacing/>
    </w:pPr>
  </w:style>
  <w:style w:type="table" w:styleId="TableGrid">
    <w:name w:val="Table Grid"/>
    <w:basedOn w:val="TableNormal"/>
    <w:uiPriority w:val="39"/>
    <w:rsid w:val="00AD05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51170"/>
    <w:pPr>
      <w:spacing w:after="0" w:line="240" w:lineRule="auto"/>
    </w:pPr>
  </w:style>
  <w:style w:type="character" w:customStyle="1" w:styleId="Heading1Char">
    <w:name w:val="Heading 1 Char"/>
    <w:basedOn w:val="DefaultParagraphFont"/>
    <w:link w:val="Heading1"/>
    <w:uiPriority w:val="9"/>
    <w:rsid w:val="00D12442"/>
    <w:rPr>
      <w:rFonts w:ascii="Times New Roman" w:eastAsia="Times New Roman" w:hAnsi="Times New Roman" w:cstheme="majorBidi"/>
      <w:b/>
      <w:color w:val="000000" w:themeColor="text1"/>
      <w:sz w:val="36"/>
      <w:szCs w:val="32"/>
    </w:rPr>
  </w:style>
  <w:style w:type="paragraph" w:styleId="TOCHeading">
    <w:name w:val="TOC Heading"/>
    <w:basedOn w:val="Heading1"/>
    <w:next w:val="Normal"/>
    <w:uiPriority w:val="39"/>
    <w:unhideWhenUsed/>
    <w:qFormat/>
    <w:rsid w:val="007A6744"/>
    <w:pPr>
      <w:outlineLvl w:val="9"/>
    </w:pPr>
  </w:style>
  <w:style w:type="paragraph" w:styleId="TOC2">
    <w:name w:val="toc 2"/>
    <w:basedOn w:val="Normal"/>
    <w:next w:val="Normal"/>
    <w:autoRedefine/>
    <w:uiPriority w:val="39"/>
    <w:unhideWhenUsed/>
    <w:rsid w:val="009A4B89"/>
    <w:pPr>
      <w:spacing w:after="0"/>
      <w:ind w:left="210"/>
    </w:pPr>
    <w:rPr>
      <w:rFonts w:asciiTheme="minorHAnsi" w:hAnsiTheme="minorHAnsi"/>
      <w:b/>
      <w:sz w:val="22"/>
      <w:szCs w:val="22"/>
    </w:rPr>
  </w:style>
  <w:style w:type="paragraph" w:styleId="TOC1">
    <w:name w:val="toc 1"/>
    <w:basedOn w:val="Normal"/>
    <w:next w:val="Normal"/>
    <w:autoRedefine/>
    <w:uiPriority w:val="39"/>
    <w:unhideWhenUsed/>
    <w:rsid w:val="009A4B89"/>
    <w:pPr>
      <w:spacing w:before="120" w:after="0"/>
    </w:pPr>
    <w:rPr>
      <w:rFonts w:asciiTheme="minorHAnsi" w:hAnsiTheme="minorHAnsi"/>
      <w:b/>
      <w:sz w:val="24"/>
      <w:szCs w:val="24"/>
    </w:rPr>
  </w:style>
  <w:style w:type="paragraph" w:styleId="BalloonText">
    <w:name w:val="Balloon Text"/>
    <w:basedOn w:val="Normal"/>
    <w:link w:val="BalloonTextChar"/>
    <w:uiPriority w:val="99"/>
    <w:semiHidden/>
    <w:unhideWhenUsed/>
    <w:rsid w:val="009A4B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4B89"/>
    <w:rPr>
      <w:rFonts w:ascii="Segoe UI" w:hAnsi="Segoe UI" w:cs="Segoe UI"/>
      <w:sz w:val="18"/>
      <w:szCs w:val="18"/>
    </w:rPr>
  </w:style>
  <w:style w:type="character" w:customStyle="1" w:styleId="Heading3Char">
    <w:name w:val="Heading 3 Char"/>
    <w:basedOn w:val="DefaultParagraphFont"/>
    <w:link w:val="Heading3"/>
    <w:uiPriority w:val="9"/>
    <w:rsid w:val="002C26BA"/>
    <w:rPr>
      <w:rFonts w:ascii="Times New Roman" w:eastAsiaTheme="majorEastAsia" w:hAnsi="Times New Roman" w:cstheme="majorBidi"/>
      <w:color w:val="000000" w:themeColor="text1"/>
      <w:sz w:val="24"/>
      <w:szCs w:val="24"/>
    </w:rPr>
  </w:style>
  <w:style w:type="paragraph" w:styleId="TOC3">
    <w:name w:val="toc 3"/>
    <w:basedOn w:val="Normal"/>
    <w:next w:val="Normal"/>
    <w:autoRedefine/>
    <w:uiPriority w:val="39"/>
    <w:unhideWhenUsed/>
    <w:rsid w:val="00B7607D"/>
    <w:pPr>
      <w:spacing w:after="0"/>
      <w:ind w:left="420"/>
    </w:pPr>
    <w:rPr>
      <w:rFonts w:asciiTheme="minorHAnsi" w:hAnsiTheme="minorHAnsi"/>
      <w:sz w:val="22"/>
      <w:szCs w:val="22"/>
    </w:rPr>
  </w:style>
  <w:style w:type="character" w:customStyle="1" w:styleId="Heading4Char">
    <w:name w:val="Heading 4 Char"/>
    <w:basedOn w:val="DefaultParagraphFont"/>
    <w:link w:val="Heading4"/>
    <w:uiPriority w:val="9"/>
    <w:rsid w:val="00E6552F"/>
    <w:rPr>
      <w:rFonts w:ascii="Times New Roman" w:eastAsiaTheme="majorEastAsia" w:hAnsi="Times New Roman" w:cstheme="majorBidi"/>
      <w:i/>
      <w:iCs/>
      <w:color w:val="000000" w:themeColor="text1"/>
      <w:sz w:val="24"/>
      <w:szCs w:val="21"/>
    </w:rPr>
  </w:style>
  <w:style w:type="paragraph" w:styleId="Header">
    <w:name w:val="header"/>
    <w:basedOn w:val="Normal"/>
    <w:link w:val="HeaderChar"/>
    <w:uiPriority w:val="99"/>
    <w:unhideWhenUsed/>
    <w:rsid w:val="00BF31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319B"/>
  </w:style>
  <w:style w:type="paragraph" w:styleId="Footer">
    <w:name w:val="footer"/>
    <w:basedOn w:val="Normal"/>
    <w:link w:val="FooterChar"/>
    <w:uiPriority w:val="99"/>
    <w:unhideWhenUsed/>
    <w:rsid w:val="00BF31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319B"/>
  </w:style>
  <w:style w:type="character" w:styleId="Emphasis">
    <w:name w:val="Emphasis"/>
    <w:basedOn w:val="DefaultParagraphFont"/>
    <w:uiPriority w:val="20"/>
    <w:qFormat/>
    <w:rsid w:val="0016075B"/>
    <w:rPr>
      <w:i/>
      <w:iCs/>
    </w:rPr>
  </w:style>
  <w:style w:type="paragraph" w:styleId="TOC4">
    <w:name w:val="toc 4"/>
    <w:basedOn w:val="Normal"/>
    <w:next w:val="Normal"/>
    <w:autoRedefine/>
    <w:uiPriority w:val="39"/>
    <w:semiHidden/>
    <w:unhideWhenUsed/>
    <w:rsid w:val="00BE749A"/>
    <w:pPr>
      <w:spacing w:after="0"/>
      <w:ind w:left="630"/>
    </w:pPr>
    <w:rPr>
      <w:rFonts w:asciiTheme="minorHAnsi" w:hAnsiTheme="minorHAnsi"/>
      <w:sz w:val="20"/>
      <w:szCs w:val="20"/>
    </w:rPr>
  </w:style>
  <w:style w:type="paragraph" w:styleId="TOC5">
    <w:name w:val="toc 5"/>
    <w:basedOn w:val="Normal"/>
    <w:next w:val="Normal"/>
    <w:autoRedefine/>
    <w:uiPriority w:val="39"/>
    <w:semiHidden/>
    <w:unhideWhenUsed/>
    <w:rsid w:val="00BE749A"/>
    <w:pPr>
      <w:spacing w:after="0"/>
      <w:ind w:left="840"/>
    </w:pPr>
    <w:rPr>
      <w:rFonts w:asciiTheme="minorHAnsi" w:hAnsiTheme="minorHAnsi"/>
      <w:sz w:val="20"/>
      <w:szCs w:val="20"/>
    </w:rPr>
  </w:style>
  <w:style w:type="paragraph" w:styleId="TOC6">
    <w:name w:val="toc 6"/>
    <w:basedOn w:val="Normal"/>
    <w:next w:val="Normal"/>
    <w:autoRedefine/>
    <w:uiPriority w:val="39"/>
    <w:semiHidden/>
    <w:unhideWhenUsed/>
    <w:rsid w:val="00BE749A"/>
    <w:pPr>
      <w:spacing w:after="0"/>
      <w:ind w:left="1050"/>
    </w:pPr>
    <w:rPr>
      <w:rFonts w:asciiTheme="minorHAnsi" w:hAnsiTheme="minorHAnsi"/>
      <w:sz w:val="20"/>
      <w:szCs w:val="20"/>
    </w:rPr>
  </w:style>
  <w:style w:type="paragraph" w:styleId="TOC7">
    <w:name w:val="toc 7"/>
    <w:basedOn w:val="Normal"/>
    <w:next w:val="Normal"/>
    <w:autoRedefine/>
    <w:uiPriority w:val="39"/>
    <w:semiHidden/>
    <w:unhideWhenUsed/>
    <w:rsid w:val="00BE749A"/>
    <w:pPr>
      <w:spacing w:after="0"/>
      <w:ind w:left="1260"/>
    </w:pPr>
    <w:rPr>
      <w:rFonts w:asciiTheme="minorHAnsi" w:hAnsiTheme="minorHAnsi"/>
      <w:sz w:val="20"/>
      <w:szCs w:val="20"/>
    </w:rPr>
  </w:style>
  <w:style w:type="paragraph" w:styleId="TOC8">
    <w:name w:val="toc 8"/>
    <w:basedOn w:val="Normal"/>
    <w:next w:val="Normal"/>
    <w:autoRedefine/>
    <w:uiPriority w:val="39"/>
    <w:semiHidden/>
    <w:unhideWhenUsed/>
    <w:rsid w:val="00BE749A"/>
    <w:pPr>
      <w:spacing w:after="0"/>
      <w:ind w:left="1470"/>
    </w:pPr>
    <w:rPr>
      <w:rFonts w:asciiTheme="minorHAnsi" w:hAnsiTheme="minorHAnsi"/>
      <w:sz w:val="20"/>
      <w:szCs w:val="20"/>
    </w:rPr>
  </w:style>
  <w:style w:type="paragraph" w:styleId="TOC9">
    <w:name w:val="toc 9"/>
    <w:basedOn w:val="Normal"/>
    <w:next w:val="Normal"/>
    <w:autoRedefine/>
    <w:uiPriority w:val="39"/>
    <w:semiHidden/>
    <w:unhideWhenUsed/>
    <w:rsid w:val="00BE749A"/>
    <w:pPr>
      <w:spacing w:after="0"/>
      <w:ind w:left="1680"/>
    </w:pPr>
    <w:rPr>
      <w:rFonts w:asciiTheme="minorHAnsi" w:hAnsiTheme="minorHAnsi"/>
      <w:sz w:val="20"/>
      <w:szCs w:val="20"/>
    </w:rPr>
  </w:style>
  <w:style w:type="character" w:styleId="FollowedHyperlink">
    <w:name w:val="FollowedHyperlink"/>
    <w:basedOn w:val="DefaultParagraphFont"/>
    <w:uiPriority w:val="99"/>
    <w:semiHidden/>
    <w:unhideWhenUsed/>
    <w:rsid w:val="00F71426"/>
    <w:rPr>
      <w:color w:val="954F72" w:themeColor="followedHyperlink"/>
      <w:u w:val="single"/>
    </w:rPr>
  </w:style>
  <w:style w:type="paragraph" w:styleId="FootnoteText">
    <w:name w:val="footnote text"/>
    <w:basedOn w:val="Normal"/>
    <w:link w:val="FootnoteTextChar"/>
    <w:uiPriority w:val="99"/>
    <w:semiHidden/>
    <w:unhideWhenUsed/>
    <w:rsid w:val="004667E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667E4"/>
    <w:rPr>
      <w:rFonts w:ascii="Arial" w:eastAsia="Times New Roman" w:hAnsi="Arial" w:cs="Arial"/>
      <w:color w:val="666666"/>
      <w:sz w:val="20"/>
      <w:szCs w:val="20"/>
    </w:rPr>
  </w:style>
  <w:style w:type="character" w:styleId="FootnoteReference">
    <w:name w:val="footnote reference"/>
    <w:basedOn w:val="DefaultParagraphFont"/>
    <w:uiPriority w:val="99"/>
    <w:semiHidden/>
    <w:unhideWhenUsed/>
    <w:rsid w:val="004667E4"/>
    <w:rPr>
      <w:vertAlign w:val="superscript"/>
    </w:rPr>
  </w:style>
  <w:style w:type="character" w:styleId="CommentReference">
    <w:name w:val="annotation reference"/>
    <w:basedOn w:val="DefaultParagraphFont"/>
    <w:uiPriority w:val="99"/>
    <w:semiHidden/>
    <w:unhideWhenUsed/>
    <w:rsid w:val="00A37E1D"/>
    <w:rPr>
      <w:sz w:val="16"/>
      <w:szCs w:val="16"/>
    </w:rPr>
  </w:style>
  <w:style w:type="paragraph" w:styleId="CommentText">
    <w:name w:val="annotation text"/>
    <w:basedOn w:val="Normal"/>
    <w:link w:val="CommentTextChar"/>
    <w:uiPriority w:val="99"/>
    <w:semiHidden/>
    <w:unhideWhenUsed/>
    <w:rsid w:val="00A37E1D"/>
    <w:pPr>
      <w:spacing w:line="240" w:lineRule="auto"/>
    </w:pPr>
    <w:rPr>
      <w:sz w:val="20"/>
      <w:szCs w:val="20"/>
    </w:rPr>
  </w:style>
  <w:style w:type="character" w:customStyle="1" w:styleId="CommentTextChar">
    <w:name w:val="Comment Text Char"/>
    <w:basedOn w:val="DefaultParagraphFont"/>
    <w:link w:val="CommentText"/>
    <w:uiPriority w:val="99"/>
    <w:semiHidden/>
    <w:rsid w:val="00A37E1D"/>
    <w:rPr>
      <w:rFonts w:ascii="Arial" w:eastAsia="Times New Roman" w:hAnsi="Arial" w:cs="Arial"/>
      <w:color w:val="666666"/>
      <w:sz w:val="20"/>
      <w:szCs w:val="20"/>
    </w:rPr>
  </w:style>
  <w:style w:type="paragraph" w:styleId="CommentSubject">
    <w:name w:val="annotation subject"/>
    <w:basedOn w:val="CommentText"/>
    <w:next w:val="CommentText"/>
    <w:link w:val="CommentSubjectChar"/>
    <w:uiPriority w:val="99"/>
    <w:semiHidden/>
    <w:unhideWhenUsed/>
    <w:rsid w:val="00A37E1D"/>
    <w:rPr>
      <w:b/>
      <w:bCs/>
    </w:rPr>
  </w:style>
  <w:style w:type="character" w:customStyle="1" w:styleId="CommentSubjectChar">
    <w:name w:val="Comment Subject Char"/>
    <w:basedOn w:val="CommentTextChar"/>
    <w:link w:val="CommentSubject"/>
    <w:uiPriority w:val="99"/>
    <w:semiHidden/>
    <w:rsid w:val="00A37E1D"/>
    <w:rPr>
      <w:rFonts w:ascii="Arial" w:eastAsia="Times New Roman" w:hAnsi="Arial" w:cs="Arial"/>
      <w:b/>
      <w:bCs/>
      <w:color w:val="666666"/>
      <w:sz w:val="20"/>
      <w:szCs w:val="20"/>
    </w:rPr>
  </w:style>
  <w:style w:type="paragraph" w:styleId="Revision">
    <w:name w:val="Revision"/>
    <w:hidden/>
    <w:uiPriority w:val="99"/>
    <w:semiHidden/>
    <w:rsid w:val="00D26832"/>
    <w:pPr>
      <w:spacing w:after="0" w:line="240" w:lineRule="auto"/>
    </w:pPr>
    <w:rPr>
      <w:rFonts w:ascii="Arial" w:eastAsia="Times New Roman" w:hAnsi="Arial" w:cs="Arial"/>
      <w:color w:val="666666"/>
      <w:sz w:val="21"/>
      <w:szCs w:val="21"/>
    </w:rPr>
  </w:style>
  <w:style w:type="paragraph" w:styleId="EndnoteText">
    <w:name w:val="endnote text"/>
    <w:basedOn w:val="Normal"/>
    <w:link w:val="EndnoteTextChar"/>
    <w:uiPriority w:val="99"/>
    <w:semiHidden/>
    <w:unhideWhenUsed/>
    <w:rsid w:val="00D2683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26832"/>
    <w:rPr>
      <w:rFonts w:ascii="Arial" w:eastAsia="Times New Roman" w:hAnsi="Arial" w:cs="Arial"/>
      <w:color w:val="666666"/>
      <w:sz w:val="20"/>
      <w:szCs w:val="20"/>
    </w:rPr>
  </w:style>
  <w:style w:type="character" w:styleId="EndnoteReference">
    <w:name w:val="endnote reference"/>
    <w:basedOn w:val="DefaultParagraphFont"/>
    <w:uiPriority w:val="99"/>
    <w:semiHidden/>
    <w:unhideWhenUsed/>
    <w:rsid w:val="00D2683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2179506">
      <w:bodyDiv w:val="1"/>
      <w:marLeft w:val="0"/>
      <w:marRight w:val="0"/>
      <w:marTop w:val="0"/>
      <w:marBottom w:val="0"/>
      <w:divBdr>
        <w:top w:val="none" w:sz="0" w:space="0" w:color="auto"/>
        <w:left w:val="none" w:sz="0" w:space="0" w:color="auto"/>
        <w:bottom w:val="none" w:sz="0" w:space="0" w:color="auto"/>
        <w:right w:val="none" w:sz="0" w:space="0" w:color="auto"/>
      </w:divBdr>
    </w:div>
    <w:div w:id="882209851">
      <w:bodyDiv w:val="1"/>
      <w:marLeft w:val="0"/>
      <w:marRight w:val="0"/>
      <w:marTop w:val="0"/>
      <w:marBottom w:val="0"/>
      <w:divBdr>
        <w:top w:val="none" w:sz="0" w:space="0" w:color="auto"/>
        <w:left w:val="none" w:sz="0" w:space="0" w:color="auto"/>
        <w:bottom w:val="none" w:sz="0" w:space="0" w:color="auto"/>
        <w:right w:val="none" w:sz="0" w:space="0" w:color="auto"/>
      </w:divBdr>
    </w:div>
    <w:div w:id="2050953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comments" Target="comments.xml"/><Relationship Id="rId38" Type="http://schemas.openxmlformats.org/officeDocument/2006/relationships/image" Target="media/image29.png"/><Relationship Id="rId46" Type="http://schemas.openxmlformats.org/officeDocument/2006/relationships/image" Target="media/image37.png"/><Relationship Id="rId59"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5F2F1A-9AA3-4E69-8772-53D84A4E1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41</Pages>
  <Words>9896</Words>
  <Characters>56409</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Tableau Software</Company>
  <LinksUpToDate>false</LinksUpToDate>
  <CharactersWithSpaces>66173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Coles</dc:creator>
  <cp:lastModifiedBy>Jonathan Drummey</cp:lastModifiedBy>
  <cp:revision>3</cp:revision>
  <dcterms:created xsi:type="dcterms:W3CDTF">2016-03-30T20:20:00Z</dcterms:created>
  <dcterms:modified xsi:type="dcterms:W3CDTF">2016-04-07T15:00:00Z</dcterms:modified>
</cp:coreProperties>
</file>